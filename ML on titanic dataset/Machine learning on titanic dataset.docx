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sz w:val="40"/>
          <w:szCs w:val="40"/>
          <w:u w:val="single"/>
        </w:rPr>
      </w:pPr>
      <w:r w:rsidDel="00000000" w:rsidR="00000000" w:rsidRPr="00000000">
        <w:rPr>
          <w:b w:val="1"/>
          <w:bCs w:val="1"/>
          <w:sz w:val="40"/>
          <w:szCs w:val="40"/>
          <w:u w:val="single"/>
          <w:rtl w:val="0"/>
        </w:rPr>
        <w:t xml:space="preserve">Machine learning</w:t>
      </w:r>
    </w:p>
    <w:p w:rsidR="00000000" w:rsidDel="00000000" w:rsidP="00000000" w:rsidRDefault="00000000" w:rsidRPr="00000000" w14:paraId="00000002">
      <w:pPr>
        <w:spacing w:line="360" w:lineRule="auto"/>
        <w:rPr>
          <w:sz w:val="26"/>
          <w:szCs w:val="26"/>
        </w:rPr>
      </w:pPr>
      <w:r w:rsidDel="00000000" w:rsidR="00000000" w:rsidRPr="00000000">
        <w:rPr>
          <w:sz w:val="26"/>
          <w:szCs w:val="26"/>
          <w:rtl w:val="0"/>
        </w:rPr>
        <w:t xml:space="preserve">Machine learning is a field of computer science that uses Statistical Techniques to give computer systems the ability to learn with data without being explicitly programmed.</w:t>
      </w:r>
    </w:p>
    <w:p w:rsidR="00000000" w:rsidDel="00000000" w:rsidP="00000000" w:rsidRDefault="00000000" w:rsidRPr="00000000" w14:paraId="00000003">
      <w:pPr>
        <w:spacing w:line="360" w:lineRule="auto"/>
        <w:rPr>
          <w:sz w:val="26"/>
          <w:szCs w:val="26"/>
        </w:rPr>
      </w:pPr>
      <w:r w:rsidDel="00000000" w:rsidR="00000000" w:rsidRPr="00000000">
        <w:rPr>
          <w:sz w:val="26"/>
          <w:szCs w:val="26"/>
          <w:rtl w:val="0"/>
        </w:rPr>
        <w:t xml:space="preserve">Example- Email Spam identifier , image classification etc.</w:t>
      </w:r>
    </w:p>
    <w:p w:rsidR="00000000" w:rsidDel="00000000" w:rsidP="00000000" w:rsidRDefault="00000000" w:rsidRPr="00000000" w14:paraId="00000004">
      <w:pPr>
        <w:spacing w:line="360" w:lineRule="auto"/>
        <w:rPr>
          <w:sz w:val="26"/>
          <w:szCs w:val="26"/>
        </w:rPr>
      </w:pPr>
      <w:r w:rsidDel="00000000" w:rsidR="00000000" w:rsidRPr="00000000">
        <w:rPr>
          <w:sz w:val="26"/>
          <w:szCs w:val="26"/>
          <w:rtl w:val="0"/>
        </w:rPr>
        <w:t xml:space="preserve">There are four types of machine learning:-</w:t>
      </w:r>
    </w:p>
    <w:p w:rsidR="00000000" w:rsidDel="00000000" w:rsidP="00000000" w:rsidRDefault="00000000" w:rsidRPr="00000000" w14:paraId="00000005">
      <w:pPr>
        <w:spacing w:line="360" w:lineRule="auto"/>
        <w:rPr>
          <w:sz w:val="26"/>
          <w:szCs w:val="26"/>
        </w:rPr>
      </w:pPr>
      <w:r w:rsidDel="00000000" w:rsidR="00000000" w:rsidRPr="00000000">
        <w:rPr>
          <w:sz w:val="26"/>
          <w:szCs w:val="26"/>
          <w:rtl w:val="0"/>
        </w:rPr>
        <w:t xml:space="preserve">1.Supervised machine learning</w:t>
      </w:r>
    </w:p>
    <w:p w:rsidR="00000000" w:rsidDel="00000000" w:rsidP="00000000" w:rsidRDefault="00000000" w:rsidRPr="00000000" w14:paraId="00000006">
      <w:pPr>
        <w:numPr>
          <w:ilvl w:val="0"/>
          <w:numId w:val="6"/>
        </w:numPr>
        <w:spacing w:line="360" w:lineRule="auto"/>
        <w:ind w:left="720" w:hanging="360"/>
        <w:rPr>
          <w:sz w:val="26"/>
          <w:szCs w:val="26"/>
        </w:rPr>
      </w:pPr>
      <w:r w:rsidDel="00000000" w:rsidR="00000000" w:rsidRPr="00000000">
        <w:rPr>
          <w:sz w:val="26"/>
          <w:szCs w:val="26"/>
          <w:rtl w:val="0"/>
        </w:rPr>
        <w:t xml:space="preserve">Regression</w:t>
      </w:r>
    </w:p>
    <w:p w:rsidR="00000000" w:rsidDel="00000000" w:rsidP="00000000" w:rsidRDefault="00000000" w:rsidRPr="00000000" w14:paraId="00000007">
      <w:pPr>
        <w:numPr>
          <w:ilvl w:val="0"/>
          <w:numId w:val="6"/>
        </w:numPr>
        <w:spacing w:line="360" w:lineRule="auto"/>
        <w:ind w:left="720" w:hanging="360"/>
        <w:rPr>
          <w:sz w:val="26"/>
          <w:szCs w:val="26"/>
        </w:rPr>
      </w:pPr>
      <w:r w:rsidDel="00000000" w:rsidR="00000000" w:rsidRPr="00000000">
        <w:rPr>
          <w:sz w:val="26"/>
          <w:szCs w:val="26"/>
          <w:rtl w:val="0"/>
        </w:rPr>
        <w:t xml:space="preserve">Classification</w:t>
      </w:r>
    </w:p>
    <w:p w:rsidR="00000000" w:rsidDel="00000000" w:rsidP="00000000" w:rsidRDefault="00000000" w:rsidRPr="00000000" w14:paraId="00000008">
      <w:pPr>
        <w:spacing w:line="360" w:lineRule="auto"/>
        <w:ind w:left="0" w:firstLine="0"/>
        <w:rPr>
          <w:sz w:val="26"/>
          <w:szCs w:val="26"/>
        </w:rPr>
      </w:pPr>
      <w:r w:rsidDel="00000000" w:rsidR="00000000" w:rsidRPr="00000000">
        <w:rPr>
          <w:sz w:val="26"/>
          <w:szCs w:val="26"/>
          <w:rtl w:val="0"/>
        </w:rPr>
        <w:t xml:space="preserve">2.Unsupervised machine learning</w:t>
      </w:r>
    </w:p>
    <w:p w:rsidR="00000000" w:rsidDel="00000000" w:rsidP="00000000" w:rsidRDefault="00000000" w:rsidRPr="00000000" w14:paraId="00000009">
      <w:pPr>
        <w:numPr>
          <w:ilvl w:val="0"/>
          <w:numId w:val="8"/>
        </w:numPr>
        <w:spacing w:line="360" w:lineRule="auto"/>
        <w:ind w:left="720" w:hanging="360"/>
        <w:rPr>
          <w:sz w:val="26"/>
          <w:szCs w:val="26"/>
        </w:rPr>
      </w:pPr>
      <w:r w:rsidDel="00000000" w:rsidR="00000000" w:rsidRPr="00000000">
        <w:rPr>
          <w:sz w:val="26"/>
          <w:szCs w:val="26"/>
          <w:rtl w:val="0"/>
        </w:rPr>
        <w:t xml:space="preserve">Clustering</w:t>
      </w:r>
    </w:p>
    <w:p w:rsidR="00000000" w:rsidDel="00000000" w:rsidP="00000000" w:rsidRDefault="00000000" w:rsidRPr="00000000" w14:paraId="0000000A">
      <w:pPr>
        <w:numPr>
          <w:ilvl w:val="0"/>
          <w:numId w:val="8"/>
        </w:numPr>
        <w:spacing w:line="360" w:lineRule="auto"/>
        <w:ind w:left="720" w:hanging="360"/>
        <w:rPr>
          <w:sz w:val="26"/>
          <w:szCs w:val="26"/>
        </w:rPr>
      </w:pPr>
      <w:r w:rsidDel="00000000" w:rsidR="00000000" w:rsidRPr="00000000">
        <w:rPr>
          <w:sz w:val="26"/>
          <w:szCs w:val="26"/>
          <w:rtl w:val="0"/>
        </w:rPr>
        <w:t xml:space="preserve">Dimensionality reduction </w:t>
      </w:r>
    </w:p>
    <w:p w:rsidR="00000000" w:rsidDel="00000000" w:rsidP="00000000" w:rsidRDefault="00000000" w:rsidRPr="00000000" w14:paraId="0000000B">
      <w:pPr>
        <w:numPr>
          <w:ilvl w:val="0"/>
          <w:numId w:val="8"/>
        </w:numPr>
        <w:spacing w:line="360" w:lineRule="auto"/>
        <w:ind w:left="720" w:hanging="360"/>
        <w:rPr>
          <w:sz w:val="26"/>
          <w:szCs w:val="26"/>
        </w:rPr>
      </w:pPr>
      <w:r w:rsidDel="00000000" w:rsidR="00000000" w:rsidRPr="00000000">
        <w:rPr>
          <w:sz w:val="26"/>
          <w:szCs w:val="26"/>
          <w:rtl w:val="0"/>
        </w:rPr>
        <w:t xml:space="preserve">Anomaly detection</w:t>
      </w:r>
    </w:p>
    <w:p w:rsidR="00000000" w:rsidDel="00000000" w:rsidP="00000000" w:rsidRDefault="00000000" w:rsidRPr="00000000" w14:paraId="0000000C">
      <w:pPr>
        <w:numPr>
          <w:ilvl w:val="0"/>
          <w:numId w:val="8"/>
        </w:numPr>
        <w:spacing w:line="360" w:lineRule="auto"/>
        <w:ind w:left="720" w:hanging="360"/>
        <w:rPr>
          <w:sz w:val="26"/>
          <w:szCs w:val="26"/>
        </w:rPr>
      </w:pPr>
      <w:r w:rsidDel="00000000" w:rsidR="00000000" w:rsidRPr="00000000">
        <w:rPr>
          <w:sz w:val="26"/>
          <w:szCs w:val="26"/>
          <w:rtl w:val="0"/>
        </w:rPr>
        <w:t xml:space="preserve">Association </w:t>
      </w:r>
    </w:p>
    <w:p w:rsidR="00000000" w:rsidDel="00000000" w:rsidP="00000000" w:rsidRDefault="00000000" w:rsidRPr="00000000" w14:paraId="0000000D">
      <w:pPr>
        <w:spacing w:line="360" w:lineRule="auto"/>
        <w:ind w:left="0" w:firstLine="0"/>
        <w:rPr>
          <w:sz w:val="26"/>
          <w:szCs w:val="26"/>
        </w:rPr>
      </w:pPr>
      <w:r w:rsidDel="00000000" w:rsidR="00000000" w:rsidRPr="00000000">
        <w:rPr>
          <w:sz w:val="26"/>
          <w:szCs w:val="26"/>
          <w:rtl w:val="0"/>
        </w:rPr>
        <w:t xml:space="preserve">3.Semi-supervised</w:t>
      </w:r>
    </w:p>
    <w:p w:rsidR="00000000" w:rsidDel="00000000" w:rsidP="00000000" w:rsidRDefault="00000000" w:rsidRPr="00000000" w14:paraId="0000000E">
      <w:pPr>
        <w:spacing w:line="360" w:lineRule="auto"/>
        <w:ind w:left="0" w:firstLine="0"/>
        <w:rPr>
          <w:sz w:val="26"/>
          <w:szCs w:val="26"/>
        </w:rPr>
      </w:pPr>
      <w:r w:rsidDel="00000000" w:rsidR="00000000" w:rsidRPr="00000000">
        <w:rPr>
          <w:sz w:val="26"/>
          <w:szCs w:val="26"/>
          <w:rtl w:val="0"/>
        </w:rPr>
        <w:t xml:space="preserve">4.Reinforcement </w:t>
      </w:r>
    </w:p>
    <w:p w:rsidR="00000000" w:rsidDel="00000000" w:rsidP="00000000" w:rsidRDefault="00000000" w:rsidRPr="00000000" w14:paraId="0000000F">
      <w:pPr>
        <w:spacing w:line="360" w:lineRule="auto"/>
        <w:ind w:left="0" w:firstLine="0"/>
        <w:rPr>
          <w:sz w:val="26"/>
          <w:szCs w:val="26"/>
        </w:rPr>
      </w:pPr>
      <w:r w:rsidDel="00000000" w:rsidR="00000000" w:rsidRPr="00000000">
        <w:rPr>
          <w:sz w:val="26"/>
          <w:szCs w:val="26"/>
          <w:rtl w:val="0"/>
        </w:rPr>
        <w:t xml:space="preserve">There are two types of training paradigms in machine learning:-</w:t>
      </w:r>
    </w:p>
    <w:p w:rsidR="00000000" w:rsidDel="00000000" w:rsidP="00000000" w:rsidRDefault="00000000" w:rsidRPr="00000000" w14:paraId="00000010">
      <w:pPr>
        <w:spacing w:line="360" w:lineRule="auto"/>
        <w:ind w:left="0" w:firstLine="0"/>
        <w:rPr>
          <w:sz w:val="26"/>
          <w:szCs w:val="26"/>
        </w:rPr>
      </w:pPr>
      <w:r w:rsidDel="00000000" w:rsidR="00000000" w:rsidRPr="00000000">
        <w:rPr>
          <w:sz w:val="26"/>
          <w:szCs w:val="26"/>
          <w:rtl w:val="0"/>
        </w:rPr>
        <w:t xml:space="preserve">1.Batch machine learning</w:t>
      </w:r>
    </w:p>
    <w:p w:rsidR="00000000" w:rsidDel="00000000" w:rsidP="00000000" w:rsidRDefault="00000000" w:rsidRPr="00000000" w14:paraId="00000011">
      <w:pPr>
        <w:spacing w:line="360" w:lineRule="auto"/>
        <w:ind w:left="0" w:firstLine="0"/>
        <w:rPr>
          <w:sz w:val="26"/>
          <w:szCs w:val="26"/>
        </w:rPr>
      </w:pPr>
      <w:r w:rsidDel="00000000" w:rsidR="00000000" w:rsidRPr="00000000">
        <w:rPr>
          <w:sz w:val="26"/>
          <w:szCs w:val="26"/>
          <w:rtl w:val="0"/>
        </w:rPr>
        <w:t xml:space="preserve">Batch is a traditional way of training our ML model. We have full data together to train our ml model. There is no incremental training. Once the model is trained then we deploy it.</w:t>
      </w:r>
    </w:p>
    <w:p w:rsidR="00000000" w:rsidDel="00000000" w:rsidP="00000000" w:rsidRDefault="00000000" w:rsidRPr="00000000" w14:paraId="00000012">
      <w:pPr>
        <w:rPr/>
      </w:pPr>
      <w:r w:rsidDel="00000000" w:rsidR="00000000" w:rsidRPr="00000000">
        <w:rPr>
          <w:rtl w:val="0"/>
        </w:rPr>
        <w:t xml:space="preserve">Problem: if it is trained once then it will not learn new things according to the new data e.g. Netflix server:movies are uploaded every month as new data.</w:t>
      </w:r>
    </w:p>
    <w:p w:rsidR="00000000" w:rsidDel="00000000" w:rsidP="00000000" w:rsidRDefault="00000000" w:rsidRPr="00000000" w14:paraId="00000013">
      <w:pPr>
        <w:rPr/>
      </w:pPr>
      <w:r w:rsidDel="00000000" w:rsidR="00000000" w:rsidRPr="00000000">
        <w:rPr>
          <w:rtl w:val="0"/>
        </w:rPr>
        <w:t xml:space="preserve">2.Online machine learning</w:t>
      </w:r>
    </w:p>
    <w:p w:rsidR="00000000" w:rsidDel="00000000" w:rsidP="00000000" w:rsidRDefault="00000000" w:rsidRPr="00000000" w14:paraId="00000014">
      <w:pPr>
        <w:rPr/>
      </w:pPr>
      <w:r w:rsidDel="00000000" w:rsidR="00000000" w:rsidRPr="00000000">
        <w:rPr>
          <w:rtl w:val="0"/>
        </w:rPr>
        <w:t xml:space="preserve">Online machine learning is done incrementally that means the ML training is done in small batches after every batch training ML model gets better and better</w:t>
      </w:r>
    </w:p>
    <w:p w:rsidR="00000000" w:rsidDel="00000000" w:rsidP="00000000" w:rsidRDefault="00000000" w:rsidRPr="00000000" w14:paraId="00000015">
      <w:pPr>
        <w:rPr/>
      </w:pPr>
      <w:r w:rsidDel="00000000" w:rsidR="00000000" w:rsidRPr="00000000">
        <w:rPr>
          <w:rtl w:val="0"/>
        </w:rPr>
        <w:t xml:space="preserve">E.g. Youtube , chatbots etc.</w:t>
      </w:r>
      <w:r w:rsidDel="00000000" w:rsidR="00000000" w:rsidRPr="00000000">
        <w:rPr/>
        <w:drawing>
          <wp:inline distB="114300" distT="114300" distL="114300" distR="114300">
            <wp:extent cx="5731200" cy="43053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Figure 1.1</w:t>
      </w:r>
    </w:p>
    <w:p w:rsidR="00000000" w:rsidDel="00000000" w:rsidP="00000000" w:rsidRDefault="00000000" w:rsidRPr="00000000" w14:paraId="00000017">
      <w:pPr>
        <w:rPr>
          <w:b w:val="1"/>
          <w:bCs w:val="1"/>
          <w:sz w:val="40"/>
          <w:szCs w:val="40"/>
        </w:rPr>
      </w:pPr>
      <w:r w:rsidDel="00000000" w:rsidR="00000000" w:rsidRPr="00000000">
        <w:rPr>
          <w:b w:val="1"/>
          <w:bCs w:val="1"/>
          <w:sz w:val="40"/>
          <w:szCs w:val="40"/>
          <w:rtl w:val="0"/>
        </w:rPr>
        <w:t xml:space="preserve">SVM-Support vector machine</w:t>
      </w:r>
    </w:p>
    <w:p w:rsidR="00000000" w:rsidDel="00000000" w:rsidP="00000000" w:rsidRDefault="00000000" w:rsidRPr="00000000" w14:paraId="00000018">
      <w:pPr>
        <w:rPr/>
      </w:pPr>
      <w:r w:rsidDel="00000000" w:rsidR="00000000" w:rsidRPr="00000000">
        <w:rPr>
          <w:rtl w:val="0"/>
        </w:rPr>
        <w:t xml:space="preserve">It is a supervised machine learning algorithm used for solving the  regression and classification problems.</w:t>
      </w:r>
    </w:p>
    <w:p w:rsidR="00000000" w:rsidDel="00000000" w:rsidP="00000000" w:rsidRDefault="00000000" w:rsidRPr="00000000" w14:paraId="00000019">
      <w:pPr>
        <w:rPr/>
      </w:pPr>
      <w:r w:rsidDel="00000000" w:rsidR="00000000" w:rsidRPr="00000000">
        <w:rPr>
          <w:rtl w:val="0"/>
        </w:rPr>
        <w:t xml:space="preserve">It improves the idea of logistic regression.</w:t>
      </w:r>
    </w:p>
    <w:p w:rsidR="00000000" w:rsidDel="00000000" w:rsidP="00000000" w:rsidRDefault="00000000" w:rsidRPr="00000000" w14:paraId="0000001A">
      <w:pPr>
        <w:rPr/>
      </w:pPr>
      <w:r w:rsidDel="00000000" w:rsidR="00000000" w:rsidRPr="00000000">
        <w:rPr>
          <w:rtl w:val="0"/>
        </w:rPr>
        <w:t xml:space="preserve">Support vectors machine are:</w:t>
      </w:r>
    </w:p>
    <w:p w:rsidR="00000000" w:rsidDel="00000000" w:rsidP="00000000" w:rsidRDefault="00000000" w:rsidRPr="00000000" w14:paraId="0000001B">
      <w:pPr>
        <w:rPr/>
      </w:pPr>
      <w:r w:rsidDel="00000000" w:rsidR="00000000" w:rsidRPr="00000000">
        <w:rPr>
          <w:rtl w:val="0"/>
        </w:rPr>
        <w:t xml:space="preserve">1.robust outliers:can easily handle outliers</w:t>
      </w:r>
    </w:p>
    <w:p w:rsidR="00000000" w:rsidDel="00000000" w:rsidP="00000000" w:rsidRDefault="00000000" w:rsidRPr="00000000" w14:paraId="0000001C">
      <w:pPr>
        <w:rPr/>
      </w:pPr>
      <w:r w:rsidDel="00000000" w:rsidR="00000000" w:rsidRPr="00000000">
        <w:rPr>
          <w:rtl w:val="0"/>
        </w:rPr>
        <w:t xml:space="preserve">2.Non linear data:works well on non linear data </w:t>
      </w:r>
    </w:p>
    <w:p w:rsidR="00000000" w:rsidDel="00000000" w:rsidP="00000000" w:rsidRDefault="00000000" w:rsidRPr="00000000" w14:paraId="0000001D">
      <w:pPr>
        <w:rPr/>
      </w:pPr>
      <w:r w:rsidDel="00000000" w:rsidR="00000000" w:rsidRPr="00000000">
        <w:rPr>
          <w:rtl w:val="0"/>
        </w:rPr>
        <w:t xml:space="preserve">3.It</w:t>
      </w:r>
      <w:r w:rsidDel="00000000" w:rsidR="00000000" w:rsidRPr="00000000">
        <w:rPr>
          <w:rtl w:val="0"/>
        </w:rPr>
        <w:t xml:space="preserve"> can be implemented on classification as well as regression problems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SVM we have find the margin maximizing hyperplane the means in the figure 1.2</w:t>
      </w:r>
    </w:p>
    <w:p w:rsidR="00000000" w:rsidDel="00000000" w:rsidP="00000000" w:rsidRDefault="00000000" w:rsidRPr="00000000" w14:paraId="00000020">
      <w:pPr>
        <w:rPr/>
      </w:pPr>
      <w:r w:rsidDel="00000000" w:rsidR="00000000" w:rsidRPr="00000000">
        <w:rPr>
          <w:rtl w:val="0"/>
        </w:rPr>
        <w:t xml:space="preserve">We have to find M</w:t>
      </w:r>
    </w:p>
    <w:p w:rsidR="00000000" w:rsidDel="00000000" w:rsidP="00000000" w:rsidRDefault="00000000" w:rsidRPr="00000000" w14:paraId="00000021">
      <w:pPr>
        <w:rPr/>
      </w:pPr>
      <w:r w:rsidDel="00000000" w:rsidR="00000000" w:rsidRPr="00000000">
        <w:rPr>
          <w:rtl w:val="0"/>
        </w:rPr>
        <w:t xml:space="preserve">H-hyperplane</w:t>
      </w:r>
    </w:p>
    <w:p w:rsidR="00000000" w:rsidDel="00000000" w:rsidP="00000000" w:rsidRDefault="00000000" w:rsidRPr="00000000" w14:paraId="00000022">
      <w:pPr>
        <w:rPr/>
      </w:pPr>
      <w:r w:rsidDel="00000000" w:rsidR="00000000" w:rsidRPr="00000000">
        <w:rPr>
          <w:rtl w:val="0"/>
        </w:rPr>
        <w:t xml:space="preserve">The blue circle are the positive points and red triangle are negative points </w:t>
      </w:r>
    </w:p>
    <w:p w:rsidR="00000000" w:rsidDel="00000000" w:rsidP="00000000" w:rsidRDefault="00000000" w:rsidRPr="00000000" w14:paraId="00000023">
      <w:pPr>
        <w:rPr/>
      </w:pPr>
      <w:r w:rsidDel="00000000" w:rsidR="00000000" w:rsidRPr="00000000">
        <w:rPr/>
        <w:drawing>
          <wp:inline distB="114300" distT="114300" distL="114300" distR="114300">
            <wp:extent cx="5629275" cy="2807984"/>
            <wp:effectExtent b="0" l="0" r="0" t="0"/>
            <wp:docPr id="6" name="image5.jpg"/>
            <a:graphic>
              <a:graphicData uri="http://schemas.openxmlformats.org/drawingml/2006/picture">
                <pic:pic>
                  <pic:nvPicPr>
                    <pic:cNvPr id="0" name="image5.jpg"/>
                    <pic:cNvPicPr preferRelativeResize="0"/>
                  </pic:nvPicPr>
                  <pic:blipFill>
                    <a:blip r:embed="rId7"/>
                    <a:srcRect b="-2007" l="0" r="1827" t="0"/>
                    <a:stretch>
                      <a:fillRect/>
                    </a:stretch>
                  </pic:blipFill>
                  <pic:spPr>
                    <a:xfrm>
                      <a:off x="0" y="0"/>
                      <a:ext cx="5629275" cy="280798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Figure 1.2</w:t>
      </w:r>
    </w:p>
    <w:p w:rsidR="00000000" w:rsidDel="00000000" w:rsidP="00000000" w:rsidRDefault="00000000" w:rsidRPr="00000000" w14:paraId="00000025">
      <w:pPr>
        <w:rPr/>
      </w:pPr>
      <w:r w:rsidDel="00000000" w:rsidR="00000000" w:rsidRPr="00000000">
        <w:rPr>
          <w:rtl w:val="0"/>
        </w:rPr>
        <w:t xml:space="preserve">Decision rule- W.U(vectors)&gt;=0</w:t>
      </w:r>
    </w:p>
    <w:p w:rsidR="00000000" w:rsidDel="00000000" w:rsidP="00000000" w:rsidRDefault="00000000" w:rsidRPr="00000000" w14:paraId="00000026">
      <w:pPr>
        <w:rPr/>
      </w:pPr>
      <w:r w:rsidDel="00000000" w:rsidR="00000000" w:rsidRPr="00000000">
        <w:rPr>
          <w:rtl w:val="0"/>
        </w:rPr>
        <w:t xml:space="preserve">If it is &gt;0 then the point is positive otherwise it is a negative point.</w:t>
      </w:r>
    </w:p>
    <w:p w:rsidR="00000000" w:rsidDel="00000000" w:rsidP="00000000" w:rsidRDefault="00000000" w:rsidRPr="00000000" w14:paraId="00000027">
      <w:pPr>
        <w:rPr/>
      </w:pPr>
      <w:r w:rsidDel="00000000" w:rsidR="00000000" w:rsidRPr="00000000">
        <w:rPr>
          <w:rtl w:val="0"/>
        </w:rPr>
        <w:t xml:space="preserve">For Hard margin problem-</w:t>
      </w:r>
    </w:p>
    <w:p w:rsidR="00000000" w:rsidDel="00000000" w:rsidP="00000000" w:rsidRDefault="00000000" w:rsidRPr="00000000" w14:paraId="00000028">
      <w:pPr>
        <w:rPr/>
      </w:pPr>
      <w:r w:rsidDel="00000000" w:rsidR="00000000" w:rsidRPr="00000000">
        <w:rPr>
          <w:rtl w:val="0"/>
        </w:rPr>
        <w:t xml:space="preserve">Arg-max (w*,b*)   2 / |w| such that Yi(</w:t>
      </w:r>
      <w:hyperlink r:id="rId8">
        <w:r w:rsidDel="00000000" w:rsidR="00000000" w:rsidRPr="00000000">
          <w:rPr>
            <w:color w:val="1155cc"/>
            <w:u w:val="single"/>
            <w:rtl w:val="0"/>
          </w:rPr>
          <w:t xml:space="preserve">W.Xi</w:t>
        </w:r>
      </w:hyperlink>
      <w:r w:rsidDel="00000000" w:rsidR="00000000" w:rsidRPr="00000000">
        <w:rPr>
          <w:rtl w:val="0"/>
        </w:rPr>
        <w:t xml:space="preserve">+b)&gt;=1</w:t>
      </w:r>
    </w:p>
    <w:p w:rsidR="00000000" w:rsidDel="00000000" w:rsidP="00000000" w:rsidRDefault="00000000" w:rsidRPr="00000000" w14:paraId="00000029">
      <w:pPr>
        <w:rPr/>
      </w:pPr>
      <w:r w:rsidDel="00000000" w:rsidR="00000000" w:rsidRPr="00000000">
        <w:rPr>
          <w:rtl w:val="0"/>
        </w:rPr>
        <w:t xml:space="preserve">Soft margin- if even one point either positive or negative point lies in contradictory side that is a positive point lies in negative side this is an anomaly and the hard margin problem will fail</w:t>
      </w:r>
    </w:p>
    <w:p w:rsidR="00000000" w:rsidDel="00000000" w:rsidP="00000000" w:rsidRDefault="00000000" w:rsidRPr="00000000" w14:paraId="0000002A">
      <w:pPr>
        <w:rPr/>
      </w:pPr>
      <w:r w:rsidDel="00000000" w:rsidR="00000000" w:rsidRPr="00000000">
        <w:rPr>
          <w:rtl w:val="0"/>
        </w:rPr>
        <w:t xml:space="preserve">So here soft margin will work as</w:t>
      </w:r>
    </w:p>
    <w:p w:rsidR="00000000" w:rsidDel="00000000" w:rsidP="00000000" w:rsidRDefault="00000000" w:rsidRPr="00000000" w14:paraId="0000002B">
      <w:pPr>
        <w:rPr/>
      </w:pPr>
      <w:r w:rsidDel="00000000" w:rsidR="00000000" w:rsidRPr="00000000">
        <w:rPr>
          <w:rFonts w:ascii="Gungsuh" w:cs="Gungsuh" w:eastAsia="Gungsuh" w:hAnsi="Gungsuh"/>
          <w:rtl w:val="0"/>
        </w:rPr>
        <w:t xml:space="preserve">Arg-min(w*,b*)   |w| /2 + C∑ξi\sum \xi_i∑ξi</w:t>
      </w:r>
    </w:p>
    <w:p w:rsidR="00000000" w:rsidDel="00000000" w:rsidP="00000000" w:rsidRDefault="00000000" w:rsidRPr="00000000" w14:paraId="0000002C">
      <w:pPr>
        <w:rPr/>
      </w:pPr>
      <w:r w:rsidDel="00000000" w:rsidR="00000000" w:rsidRPr="00000000">
        <w:rPr>
          <w:rtl w:val="0"/>
        </w:rPr>
        <w:t xml:space="preserve">SVM error- </w:t>
        <w:tab/>
        <w:t xml:space="preserve">Margin error + Classification error</w:t>
      </w:r>
    </w:p>
    <w:p w:rsidR="00000000" w:rsidDel="00000000" w:rsidP="00000000" w:rsidRDefault="00000000" w:rsidRPr="00000000" w14:paraId="0000002D">
      <w:pPr>
        <w:rPr/>
      </w:pPr>
      <w:r w:rsidDel="00000000" w:rsidR="00000000" w:rsidRPr="00000000">
        <w:rPr>
          <w:rtl w:val="0"/>
        </w:rPr>
        <w:t xml:space="preserve">Kernal trick </w:t>
      </w:r>
    </w:p>
    <w:p w:rsidR="00000000" w:rsidDel="00000000" w:rsidP="00000000" w:rsidRDefault="00000000" w:rsidRPr="00000000" w14:paraId="0000002E">
      <w:pPr>
        <w:rPr/>
      </w:pPr>
      <w:ins w:author="Ashish Lawaniya" w:id="0" w:date="2025-12-23T06:10:22Z">
        <w:r w:rsidDel="00000000" w:rsidR="00000000" w:rsidRPr="00000000">
          <w:rPr>
            <w:rtl w:val="0"/>
          </w:rPr>
          <w:t xml:space="preserve"> </w:t>
        </w:r>
      </w:ins>
      <w:r w:rsidDel="00000000" w:rsidR="00000000" w:rsidRPr="00000000">
        <w:rPr/>
        <w:drawing>
          <wp:inline distB="114300" distT="114300" distL="114300" distR="114300">
            <wp:extent cx="4714875" cy="1790846"/>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14875" cy="179084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Figure 1.3</w:t>
      </w:r>
    </w:p>
    <w:p w:rsidR="00000000" w:rsidDel="00000000" w:rsidP="00000000" w:rsidRDefault="00000000" w:rsidRPr="00000000" w14:paraId="00000030">
      <w:pPr>
        <w:rPr/>
      </w:pPr>
      <w:r w:rsidDel="00000000" w:rsidR="00000000" w:rsidRPr="00000000">
        <w:rPr>
          <w:rtl w:val="0"/>
        </w:rPr>
        <w:t xml:space="preserve">It is used to solve non linear data problems by  transforming it in a 3D plane</w:t>
      </w:r>
    </w:p>
    <w:p w:rsidR="00000000" w:rsidDel="00000000" w:rsidP="00000000" w:rsidRDefault="00000000" w:rsidRPr="00000000" w14:paraId="00000031">
      <w:pPr>
        <w:rPr>
          <w:b w:val="1"/>
          <w:bCs w:val="1"/>
          <w:sz w:val="40"/>
          <w:szCs w:val="40"/>
        </w:rPr>
      </w:pPr>
      <w:r w:rsidDel="00000000" w:rsidR="00000000" w:rsidRPr="00000000">
        <w:rPr>
          <w:b w:val="1"/>
          <w:bCs w:val="1"/>
          <w:sz w:val="40"/>
          <w:szCs w:val="40"/>
          <w:rtl w:val="0"/>
        </w:rPr>
        <w:t xml:space="preserve">Classification machine learning</w:t>
      </w:r>
    </w:p>
    <w:p w:rsidR="00000000" w:rsidDel="00000000" w:rsidP="00000000" w:rsidRDefault="00000000" w:rsidRPr="00000000" w14:paraId="00000032">
      <w:pPr>
        <w:rPr/>
      </w:pPr>
      <w:r w:rsidDel="00000000" w:rsidR="00000000" w:rsidRPr="00000000">
        <w:rPr>
          <w:rtl w:val="0"/>
        </w:rPr>
        <w:t xml:space="preserve">Classification is a supervised learning technique where the model learns from labeled data and predicts a categorical (class) output e.g. yes/no , spam/not a spam etc.</w:t>
      </w:r>
    </w:p>
    <w:p w:rsidR="00000000" w:rsidDel="00000000" w:rsidP="00000000" w:rsidRDefault="00000000" w:rsidRPr="00000000" w14:paraId="00000033">
      <w:pPr>
        <w:rPr/>
      </w:pPr>
      <w:r w:rsidDel="00000000" w:rsidR="00000000" w:rsidRPr="00000000">
        <w:rPr>
          <w:rtl w:val="0"/>
        </w:rPr>
        <w:t xml:space="preserve">For classification problems we can use SVMs,Random forest,Regression,Knn etc.</w:t>
      </w:r>
    </w:p>
    <w:p w:rsidR="00000000" w:rsidDel="00000000" w:rsidP="00000000" w:rsidRDefault="00000000" w:rsidRPr="00000000" w14:paraId="00000034">
      <w:pPr>
        <w:rPr/>
      </w:pPr>
      <w:r w:rsidDel="00000000" w:rsidR="00000000" w:rsidRPr="00000000">
        <w:rPr/>
        <w:drawing>
          <wp:inline distB="114300" distT="114300" distL="114300" distR="114300">
            <wp:extent cx="5610225" cy="225563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10225" cy="225563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Figure 1.4</w:t>
      </w:r>
    </w:p>
    <w:p w:rsidR="00000000" w:rsidDel="00000000" w:rsidP="00000000" w:rsidRDefault="00000000" w:rsidRPr="00000000" w14:paraId="00000036">
      <w:pPr>
        <w:rPr/>
      </w:pPr>
      <w:r w:rsidDel="00000000" w:rsidR="00000000" w:rsidRPr="00000000">
        <w:rPr>
          <w:rtl w:val="0"/>
        </w:rPr>
        <w:t xml:space="preserve">In the given figure the first graph is for SVM the second is model based learning</w:t>
      </w:r>
    </w:p>
    <w:p w:rsidR="00000000" w:rsidDel="00000000" w:rsidP="00000000" w:rsidRDefault="00000000" w:rsidRPr="00000000" w14:paraId="00000037">
      <w:pPr>
        <w:rPr/>
      </w:pPr>
      <w:r w:rsidDel="00000000" w:rsidR="00000000" w:rsidRPr="00000000">
        <w:rPr>
          <w:rtl w:val="0"/>
        </w:rPr>
        <w:t xml:space="preserve">And the third one is for clustering (unsupervised learning)</w:t>
      </w:r>
    </w:p>
    <w:p w:rsidR="00000000" w:rsidDel="00000000" w:rsidP="00000000" w:rsidRDefault="00000000" w:rsidRPr="00000000" w14:paraId="00000038">
      <w:pPr>
        <w:rPr>
          <w:b w:val="1"/>
          <w:bCs w:val="1"/>
          <w:sz w:val="40"/>
          <w:szCs w:val="40"/>
        </w:rPr>
      </w:pPr>
      <w:r w:rsidDel="00000000" w:rsidR="00000000" w:rsidRPr="00000000">
        <w:rPr>
          <w:b w:val="1"/>
          <w:bCs w:val="1"/>
          <w:sz w:val="40"/>
          <w:szCs w:val="40"/>
          <w:rtl w:val="0"/>
        </w:rPr>
        <w:t xml:space="preserve">Logistic regression</w:t>
      </w:r>
    </w:p>
    <w:p w:rsidR="00000000" w:rsidDel="00000000" w:rsidP="00000000" w:rsidRDefault="00000000" w:rsidRPr="00000000" w14:paraId="00000039">
      <w:pPr>
        <w:rPr/>
      </w:pPr>
      <w:r w:rsidDel="00000000" w:rsidR="00000000" w:rsidRPr="00000000">
        <w:rPr>
          <w:rtl w:val="0"/>
        </w:rPr>
        <w:t xml:space="preserve">Logistic Regression is a supervised learning classification algorithm used to predict categorical outcomes, mostly for binary classes.</w:t>
      </w:r>
    </w:p>
    <w:p w:rsidR="00000000" w:rsidDel="00000000" w:rsidP="00000000" w:rsidRDefault="00000000" w:rsidRPr="00000000" w14:paraId="0000003A">
      <w:pPr>
        <w:rPr>
          <w:b w:val="1"/>
          <w:bCs w:val="1"/>
          <w:sz w:val="22"/>
          <w:szCs w:val="22"/>
        </w:rPr>
      </w:pPr>
      <w:r w:rsidDel="00000000" w:rsidR="00000000" w:rsidRPr="00000000">
        <w:rPr>
          <w:rtl w:val="0"/>
        </w:rPr>
        <w:t xml:space="preserve">Logistic Regression:</w:t>
      </w:r>
      <w:r w:rsidDel="00000000" w:rsidR="00000000" w:rsidRPr="00000000">
        <w:rPr>
          <w:rtl w:val="0"/>
        </w:rPr>
      </w:r>
    </w:p>
    <w:p w:rsidR="00000000" w:rsidDel="00000000" w:rsidP="00000000" w:rsidRDefault="00000000" w:rsidRPr="00000000" w14:paraId="0000003B">
      <w:pPr>
        <w:numPr>
          <w:ilvl w:val="0"/>
          <w:numId w:val="4"/>
        </w:numPr>
        <w:spacing w:after="0" w:afterAutospacing="0" w:before="240" w:line="360" w:lineRule="auto"/>
        <w:ind w:left="720" w:hanging="360"/>
        <w:rPr>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Linear Combination: Calculates a linear combination of the input features.</w:t>
      </w:r>
      <w:r w:rsidDel="00000000" w:rsidR="00000000" w:rsidRPr="00000000">
        <w:rPr>
          <w:rtl w:val="0"/>
        </w:rPr>
      </w:r>
    </w:p>
    <w:p w:rsidR="00000000" w:rsidDel="00000000" w:rsidP="00000000" w:rsidRDefault="00000000" w:rsidRPr="00000000" w14:paraId="0000003C">
      <w:pPr>
        <w:numPr>
          <w:ilvl w:val="0"/>
          <w:numId w:val="4"/>
        </w:numPr>
        <w:spacing w:after="0" w:afterAutospacing="0" w:before="0" w:beforeAutospacing="0" w:line="360" w:lineRule="auto"/>
        <w:ind w:left="720" w:hanging="360"/>
        <w:rPr>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Sigmoid Transformation: Applies the sigmoid (logistic) function to this result.</w:t>
      </w:r>
      <w:r w:rsidDel="00000000" w:rsidR="00000000" w:rsidRPr="00000000">
        <w:rPr>
          <w:rtl w:val="0"/>
        </w:rPr>
      </w:r>
    </w:p>
    <w:p w:rsidR="00000000" w:rsidDel="00000000" w:rsidP="00000000" w:rsidRDefault="00000000" w:rsidRPr="00000000" w14:paraId="0000003D">
      <w:pPr>
        <w:numPr>
          <w:ilvl w:val="0"/>
          <w:numId w:val="4"/>
        </w:numPr>
        <w:spacing w:after="0" w:afterAutospacing="0" w:before="0" w:beforeAutospacing="0" w:line="360" w:lineRule="auto"/>
        <w:ind w:left="720" w:hanging="360"/>
        <w:rPr>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Probability Output: Generates a probability value ranging from 0 to 1.</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Classification: Assigns a final class based on a set threshold, typically 0.5.</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For linear model: z=wTx+b</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Here x- feature vector , w-weight vector , b-bias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Fonts w:ascii="Cardo" w:cs="Cardo" w:eastAsia="Cardo" w:hAnsi="Cardo"/>
          <w:rtl w:val="0"/>
        </w:rPr>
        <w:t xml:space="preserve">Prediction rule -^​={1 ​if σ(z)≥0.5  , 0 if σ(z)&lt;0.5​}</w:t>
      </w:r>
      <w:r w:rsidDel="00000000" w:rsidR="00000000" w:rsidRPr="00000000">
        <w:rPr/>
        <w:drawing>
          <wp:inline distB="114300" distT="114300" distL="114300" distR="114300">
            <wp:extent cx="3119438" cy="1466850"/>
            <wp:effectExtent b="0" l="0" r="0" t="0"/>
            <wp:docPr id="5"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3119438"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                                 Figure 1.5</w:t>
      </w:r>
    </w:p>
    <w:p w:rsidR="00000000" w:rsidDel="00000000" w:rsidP="00000000" w:rsidRDefault="00000000" w:rsidRPr="00000000" w14:paraId="00000043">
      <w:pPr>
        <w:widowControl w:val="0"/>
        <w:spacing w:after="240" w:before="240" w:lineRule="auto"/>
        <w:rPr/>
      </w:pPr>
      <w:r w:rsidDel="00000000" w:rsidR="00000000" w:rsidRPr="00000000">
        <w:rPr>
          <w:rtl w:val="0"/>
        </w:rPr>
        <w:t xml:space="preserve">Logistic Regression creates a linear decision boundary</w:t>
      </w:r>
    </w:p>
    <w:p w:rsidR="00000000" w:rsidDel="00000000" w:rsidP="00000000" w:rsidRDefault="00000000" w:rsidRPr="00000000" w14:paraId="00000044">
      <w:pPr>
        <w:widowControl w:val="0"/>
        <w:spacing w:after="240" w:before="240" w:lineRule="auto"/>
        <w:rPr/>
      </w:pPr>
      <w:r w:rsidDel="00000000" w:rsidR="00000000" w:rsidRPr="00000000">
        <w:rPr>
          <w:rFonts w:ascii="Cardo" w:cs="Cardo" w:eastAsia="Cardo" w:hAnsi="Cardo"/>
          <w:rtl w:val="0"/>
        </w:rPr>
        <w:t xml:space="preserve">In 2D → straight line</w:t>
      </w:r>
    </w:p>
    <w:p w:rsidR="00000000" w:rsidDel="00000000" w:rsidP="00000000" w:rsidRDefault="00000000" w:rsidRPr="00000000" w14:paraId="00000045">
      <w:pPr>
        <w:widowControl w:val="0"/>
        <w:spacing w:after="240" w:before="240" w:lineRule="auto"/>
        <w:rPr/>
      </w:pPr>
      <w:r w:rsidDel="00000000" w:rsidR="00000000" w:rsidRPr="00000000">
        <w:rPr>
          <w:rFonts w:ascii="Cardo" w:cs="Cardo" w:eastAsia="Cardo" w:hAnsi="Cardo"/>
          <w:rtl w:val="0"/>
        </w:rPr>
        <w:t xml:space="preserve">In higher dimensions → hyperplane</w:t>
      </w:r>
    </w:p>
    <w:p w:rsidR="00000000" w:rsidDel="00000000" w:rsidP="00000000" w:rsidRDefault="00000000" w:rsidRPr="00000000" w14:paraId="00000046">
      <w:pPr>
        <w:widowControl w:val="0"/>
        <w:spacing w:after="240" w:before="240" w:lineRule="auto"/>
        <w:rPr>
          <w:b w:val="1"/>
          <w:bCs w:val="1"/>
          <w:sz w:val="40"/>
          <w:szCs w:val="40"/>
        </w:rPr>
      </w:pPr>
      <w:r w:rsidDel="00000000" w:rsidR="00000000" w:rsidRPr="00000000">
        <w:rPr>
          <w:b w:val="1"/>
          <w:bCs w:val="1"/>
          <w:sz w:val="40"/>
          <w:szCs w:val="40"/>
          <w:rtl w:val="0"/>
        </w:rPr>
        <w:t xml:space="preserve">Random Forest</w:t>
      </w:r>
    </w:p>
    <w:p w:rsidR="00000000" w:rsidDel="00000000" w:rsidP="00000000" w:rsidRDefault="00000000" w:rsidRPr="00000000" w14:paraId="00000047">
      <w:pPr>
        <w:widowControl w:val="0"/>
        <w:spacing w:after="240" w:before="240" w:lineRule="auto"/>
        <w:rPr/>
      </w:pPr>
      <w:r w:rsidDel="00000000" w:rsidR="00000000" w:rsidRPr="00000000">
        <w:rPr>
          <w:rtl w:val="0"/>
        </w:rPr>
        <w:t xml:space="preserve">Random Forest is a supervised  learning algorithm that creates or build numerous decision trees and combines their results to make a final prediction.</w:t>
      </w:r>
    </w:p>
    <w:p w:rsidR="00000000" w:rsidDel="00000000" w:rsidP="00000000" w:rsidRDefault="00000000" w:rsidRPr="00000000" w14:paraId="00000048">
      <w:pPr>
        <w:widowControl w:val="0"/>
        <w:spacing w:after="240" w:before="240" w:lineRule="auto"/>
        <w:rPr/>
      </w:pPr>
      <w:r w:rsidDel="00000000" w:rsidR="00000000" w:rsidRPr="00000000">
        <w:rPr>
          <w:rtl w:val="0"/>
        </w:rPr>
        <w:t xml:space="preserve">For classification it uses majority voting for prediction.</w:t>
      </w:r>
    </w:p>
    <w:p w:rsidR="00000000" w:rsidDel="00000000" w:rsidP="00000000" w:rsidRDefault="00000000" w:rsidRPr="00000000" w14:paraId="00000049">
      <w:pPr>
        <w:widowControl w:val="0"/>
        <w:spacing w:after="240" w:before="240" w:lineRule="auto"/>
        <w:rPr/>
      </w:pPr>
      <w:r w:rsidDel="00000000" w:rsidR="00000000" w:rsidRPr="00000000">
        <w:rPr>
          <w:rtl w:val="0"/>
        </w:rPr>
        <w:t xml:space="preserve">For regression  it uses average prediction.</w:t>
      </w:r>
    </w:p>
    <w:p w:rsidR="00000000" w:rsidDel="00000000" w:rsidP="00000000" w:rsidRDefault="00000000" w:rsidRPr="00000000" w14:paraId="0000004A">
      <w:pPr>
        <w:widowControl w:val="0"/>
        <w:spacing w:after="240" w:before="240" w:lineRule="auto"/>
        <w:rPr/>
      </w:pPr>
      <w:r w:rsidDel="00000000" w:rsidR="00000000" w:rsidRPr="00000000">
        <w:rPr>
          <w:rtl w:val="0"/>
        </w:rPr>
        <w:t xml:space="preserve">Instead of relying on one decision tree , Random Forest:</w:t>
      </w:r>
    </w:p>
    <w:p w:rsidR="00000000" w:rsidDel="00000000" w:rsidP="00000000" w:rsidRDefault="00000000" w:rsidRPr="00000000" w14:paraId="0000004B">
      <w:pPr>
        <w:widowControl w:val="0"/>
        <w:numPr>
          <w:ilvl w:val="0"/>
          <w:numId w:val="1"/>
        </w:numPr>
        <w:spacing w:after="0" w:afterAutospacing="0" w:before="240" w:lineRule="auto"/>
        <w:ind w:left="720" w:hanging="360"/>
        <w:rPr/>
      </w:pPr>
      <w:r w:rsidDel="00000000" w:rsidR="00000000" w:rsidRPr="00000000">
        <w:rPr>
          <w:rtl w:val="0"/>
        </w:rPr>
        <w:t xml:space="preserve">Trains many trees</w:t>
      </w:r>
    </w:p>
    <w:p w:rsidR="00000000" w:rsidDel="00000000" w:rsidP="00000000" w:rsidRDefault="00000000" w:rsidRPr="00000000" w14:paraId="0000004C">
      <w:pPr>
        <w:widowControl w:val="0"/>
        <w:numPr>
          <w:ilvl w:val="0"/>
          <w:numId w:val="1"/>
        </w:numPr>
        <w:spacing w:after="0" w:afterAutospacing="0" w:before="0" w:beforeAutospacing="0" w:lineRule="auto"/>
        <w:ind w:left="720" w:hanging="360"/>
        <w:rPr/>
      </w:pPr>
      <w:r w:rsidDel="00000000" w:rsidR="00000000" w:rsidRPr="00000000">
        <w:rPr>
          <w:rtl w:val="0"/>
        </w:rPr>
        <w:t xml:space="preserve">Each tree sees different random data</w:t>
      </w:r>
    </w:p>
    <w:p w:rsidR="00000000" w:rsidDel="00000000" w:rsidP="00000000" w:rsidRDefault="00000000" w:rsidRPr="00000000" w14:paraId="0000004D">
      <w:pPr>
        <w:widowControl w:val="0"/>
        <w:numPr>
          <w:ilvl w:val="0"/>
          <w:numId w:val="1"/>
        </w:numPr>
        <w:spacing w:after="0" w:afterAutospacing="0" w:before="0" w:beforeAutospacing="0" w:lineRule="auto"/>
        <w:ind w:left="720" w:hanging="360"/>
        <w:rPr/>
      </w:pPr>
      <w:r w:rsidDel="00000000" w:rsidR="00000000" w:rsidRPr="00000000">
        <w:rPr>
          <w:rtl w:val="0"/>
        </w:rPr>
        <w:t xml:space="preserve">Each split considers random subsets of features</w:t>
      </w:r>
    </w:p>
    <w:p w:rsidR="00000000" w:rsidDel="00000000" w:rsidP="00000000" w:rsidRDefault="00000000" w:rsidRPr="00000000" w14:paraId="0000004E">
      <w:pPr>
        <w:widowControl w:val="0"/>
        <w:numPr>
          <w:ilvl w:val="0"/>
          <w:numId w:val="1"/>
        </w:numPr>
        <w:spacing w:after="240" w:before="0" w:beforeAutospacing="0" w:lineRule="auto"/>
        <w:ind w:left="720" w:hanging="360"/>
        <w:rPr/>
      </w:pPr>
      <w:r w:rsidDel="00000000" w:rsidR="00000000" w:rsidRPr="00000000">
        <w:rPr>
          <w:rtl w:val="0"/>
        </w:rPr>
        <w:t xml:space="preserve">Combines all tree outputs = more accurate &amp; stable</w:t>
      </w:r>
    </w:p>
    <w:p w:rsidR="00000000" w:rsidDel="00000000" w:rsidP="00000000" w:rsidRDefault="00000000" w:rsidRPr="00000000" w14:paraId="0000004F">
      <w:pPr>
        <w:widowControl w:val="0"/>
        <w:spacing w:after="240" w:before="240" w:lineRule="auto"/>
        <w:ind w:left="0" w:firstLine="0"/>
        <w:rPr/>
      </w:pPr>
      <w:r w:rsidDel="00000000" w:rsidR="00000000" w:rsidRPr="00000000">
        <w:rPr>
          <w:rtl w:val="0"/>
        </w:rPr>
        <w:t xml:space="preserve">For classification: y=mode{h1(x),h2(x),.....,hn(x)}</w:t>
      </w:r>
    </w:p>
    <w:p w:rsidR="00000000" w:rsidDel="00000000" w:rsidP="00000000" w:rsidRDefault="00000000" w:rsidRPr="00000000" w14:paraId="00000050">
      <w:pPr>
        <w:widowControl w:val="0"/>
        <w:spacing w:after="240" w:before="240" w:lineRule="auto"/>
        <w:ind w:left="0" w:firstLine="0"/>
        <w:rPr/>
      </w:pPr>
      <w:r w:rsidDel="00000000" w:rsidR="00000000" w:rsidRPr="00000000">
        <w:rPr>
          <w:rFonts w:ascii="Gungsuh" w:cs="Gungsuh" w:eastAsia="Gungsuh" w:hAnsi="Gungsuh"/>
          <w:rtl w:val="0"/>
        </w:rPr>
        <w:t xml:space="preserve">For regression:y​=1/n∑hi​(x) </w:t>
      </w:r>
    </w:p>
    <w:p w:rsidR="00000000" w:rsidDel="00000000" w:rsidP="00000000" w:rsidRDefault="00000000" w:rsidRPr="00000000" w14:paraId="00000051">
      <w:pPr>
        <w:widowControl w:val="0"/>
        <w:spacing w:after="240" w:before="240" w:lineRule="auto"/>
        <w:rPr/>
      </w:pPr>
      <w:r w:rsidDel="00000000" w:rsidR="00000000" w:rsidRPr="00000000">
        <w:rPr>
          <w:rtl w:val="0"/>
        </w:rPr>
      </w:r>
    </w:p>
    <w:p w:rsidR="00000000" w:rsidDel="00000000" w:rsidP="00000000" w:rsidRDefault="00000000" w:rsidRPr="00000000" w14:paraId="00000052">
      <w:pPr>
        <w:widowControl w:val="0"/>
        <w:spacing w:after="240" w:before="240" w:lineRule="auto"/>
        <w:rPr/>
      </w:pPr>
      <w:r w:rsidDel="00000000" w:rsidR="00000000" w:rsidRPr="00000000">
        <w:rPr/>
        <w:drawing>
          <wp:inline distB="114300" distT="114300" distL="114300" distR="114300">
            <wp:extent cx="5638800" cy="42291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388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                                                        Figure 1.6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b w:val="1"/>
          <w:bCs w:val="1"/>
          <w:sz w:val="40"/>
          <w:szCs w:val="40"/>
        </w:rPr>
      </w:pPr>
      <w:r w:rsidDel="00000000" w:rsidR="00000000" w:rsidRPr="00000000">
        <w:rPr>
          <w:b w:val="1"/>
          <w:bCs w:val="1"/>
          <w:sz w:val="40"/>
          <w:szCs w:val="40"/>
          <w:rtl w:val="0"/>
        </w:rPr>
        <w:t xml:space="preserve">XGBOOST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In the 1970s and </w:t>
      </w:r>
      <w:r w:rsidDel="00000000" w:rsidR="00000000" w:rsidRPr="00000000">
        <w:rPr>
          <w:rtl w:val="0"/>
        </w:rPr>
        <w:t xml:space="preserve">1980s the early </w:t>
      </w:r>
      <w:r w:rsidDel="00000000" w:rsidR="00000000" w:rsidRPr="00000000">
        <w:rPr>
          <w:i w:val="0"/>
          <w:iCs w:val="0"/>
          <w:smallCaps w:val="0"/>
          <w:strike w:val="0"/>
          <w:color w:val="000000"/>
          <w:sz w:val="26"/>
          <w:szCs w:val="26"/>
          <w:u w:val="none"/>
          <w:shd w:fill="auto" w:val="clear"/>
          <w:vertAlign w:val="baseline"/>
          <w:rtl w:val="0"/>
        </w:rPr>
        <w:t xml:space="preserve"> machine learning algorithms time included only the  linear data models and Naive Bayes.</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By the </w:t>
      </w:r>
      <w:r w:rsidDel="00000000" w:rsidR="00000000" w:rsidRPr="00000000">
        <w:rPr>
          <w:rtl w:val="0"/>
        </w:rPr>
        <w:t xml:space="preserve">1990s more</w:t>
      </w:r>
      <w:r w:rsidDel="00000000" w:rsidR="00000000" w:rsidRPr="00000000">
        <w:rPr>
          <w:i w:val="0"/>
          <w:iCs w:val="0"/>
          <w:smallCaps w:val="0"/>
          <w:strike w:val="0"/>
          <w:color w:val="000000"/>
          <w:sz w:val="26"/>
          <w:szCs w:val="26"/>
          <w:u w:val="none"/>
          <w:shd w:fill="auto" w:val="clear"/>
          <w:vertAlign w:val="baseline"/>
          <w:rtl w:val="0"/>
        </w:rPr>
        <w:t xml:space="preserve"> sophisticated techniques such as Random Forest, Support Vector Machines, and Gradient Boosting emerged.</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However, these methods faced significant challenges, including issues with overfitting and scalability.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These problems consequentl</w:t>
      </w:r>
      <w:r w:rsidDel="00000000" w:rsidR="00000000" w:rsidRPr="00000000">
        <w:rPr>
          <w:rtl w:val="0"/>
        </w:rPr>
        <w:t xml:space="preserve">y reduced</w:t>
      </w:r>
      <w:r w:rsidDel="00000000" w:rsidR="00000000" w:rsidRPr="00000000">
        <w:rPr>
          <w:i w:val="0"/>
          <w:iCs w:val="0"/>
          <w:smallCaps w:val="0"/>
          <w:strike w:val="0"/>
          <w:color w:val="000000"/>
          <w:sz w:val="26"/>
          <w:szCs w:val="26"/>
          <w:u w:val="none"/>
          <w:shd w:fill="auto" w:val="clear"/>
          <w:vertAlign w:val="baseline"/>
          <w:rtl w:val="0"/>
        </w:rPr>
        <w:t xml:space="preserve"> their performance and speed, limiting their ability to effectively process large datasets.</w:t>
      </w:r>
      <w:r w:rsidDel="00000000" w:rsidR="00000000" w:rsidRPr="00000000">
        <w:rPr>
          <w:rtl w:val="0"/>
        </w:rPr>
      </w:r>
    </w:p>
    <w:p w:rsidR="00000000" w:rsidDel="00000000" w:rsidP="00000000" w:rsidRDefault="00000000" w:rsidRPr="00000000" w14:paraId="00000056">
      <w:pPr>
        <w:widowControl w:val="0"/>
        <w:spacing w:after="240" w:before="240" w:lineRule="auto"/>
        <w:rPr/>
      </w:pPr>
      <w:r w:rsidDel="00000000" w:rsidR="00000000" w:rsidRPr="00000000">
        <w:rPr>
          <w:rtl w:val="0"/>
        </w:rPr>
        <w:t xml:space="preserve">To solve this problem, a library was designed which was made up of already existing gradient boosting techniques to increase the performance and the speed, and it was named XGBoost, which was based on machine learning and software engineering concepts.</w:t>
      </w:r>
    </w:p>
    <w:p w:rsidR="00000000" w:rsidDel="00000000" w:rsidP="00000000" w:rsidRDefault="00000000" w:rsidRPr="00000000" w14:paraId="00000057">
      <w:pPr>
        <w:widowControl w:val="0"/>
        <w:spacing w:after="240" w:before="240" w:lineRule="auto"/>
        <w:rPr/>
      </w:pPr>
      <w:r w:rsidDel="00000000" w:rsidR="00000000" w:rsidRPr="00000000">
        <w:rPr>
          <w:rtl w:val="0"/>
        </w:rPr>
        <w:t xml:space="preserve">Features of XGBoost</w:t>
      </w:r>
    </w:p>
    <w:p w:rsidR="00000000" w:rsidDel="00000000" w:rsidP="00000000" w:rsidRDefault="00000000" w:rsidRPr="00000000" w14:paraId="00000058">
      <w:pPr>
        <w:widowControl w:val="0"/>
        <w:spacing w:after="240" w:before="240" w:lineRule="auto"/>
        <w:rPr/>
      </w:pPr>
      <w:r w:rsidDel="00000000" w:rsidR="00000000" w:rsidRPr="00000000">
        <w:rPr>
          <w:rtl w:val="0"/>
        </w:rPr>
        <w:t xml:space="preserve">1.Flexibility:</w:t>
      </w:r>
    </w:p>
    <w:p w:rsidR="00000000" w:rsidDel="00000000" w:rsidP="00000000" w:rsidRDefault="00000000" w:rsidRPr="00000000" w14:paraId="00000059">
      <w:pPr>
        <w:widowControl w:val="0"/>
        <w:numPr>
          <w:ilvl w:val="0"/>
          <w:numId w:val="3"/>
        </w:numPr>
        <w:spacing w:after="0" w:afterAutospacing="0" w:before="240" w:lineRule="auto"/>
        <w:ind w:left="720" w:hanging="360"/>
        <w:rPr/>
      </w:pPr>
      <w:r w:rsidDel="00000000" w:rsidR="00000000" w:rsidRPr="00000000">
        <w:rPr>
          <w:rtl w:val="0"/>
        </w:rPr>
        <w:t xml:space="preserve">Cross platform usage- can be used in windows, linux, mac etc.</w:t>
      </w:r>
    </w:p>
    <w:p w:rsidR="00000000" w:rsidDel="00000000" w:rsidP="00000000" w:rsidRDefault="00000000" w:rsidRPr="00000000" w14:paraId="0000005A">
      <w:pPr>
        <w:widowControl w:val="0"/>
        <w:numPr>
          <w:ilvl w:val="0"/>
          <w:numId w:val="3"/>
        </w:numPr>
        <w:spacing w:after="0" w:afterAutospacing="0" w:before="0" w:beforeAutospacing="0" w:lineRule="auto"/>
        <w:ind w:left="720" w:hanging="360"/>
        <w:rPr/>
      </w:pPr>
      <w:r w:rsidDel="00000000" w:rsidR="00000000" w:rsidRPr="00000000">
        <w:rPr>
          <w:rtl w:val="0"/>
        </w:rPr>
        <w:t xml:space="preserve">Multiple language support:python,Java,C,ruby etc</w:t>
      </w:r>
    </w:p>
    <w:p w:rsidR="00000000" w:rsidDel="00000000" w:rsidP="00000000" w:rsidRDefault="00000000" w:rsidRPr="00000000" w14:paraId="0000005B">
      <w:pPr>
        <w:widowControl w:val="0"/>
        <w:numPr>
          <w:ilvl w:val="0"/>
          <w:numId w:val="3"/>
        </w:numPr>
        <w:spacing w:after="0" w:afterAutospacing="0" w:before="0" w:beforeAutospacing="0" w:lineRule="auto"/>
        <w:ind w:left="720" w:hanging="360"/>
        <w:rPr/>
      </w:pPr>
      <w:r w:rsidDel="00000000" w:rsidR="00000000" w:rsidRPr="00000000">
        <w:rPr>
          <w:rtl w:val="0"/>
        </w:rPr>
        <w:t xml:space="preserve">Integration with other library and tools</w:t>
      </w:r>
    </w:p>
    <w:p w:rsidR="00000000" w:rsidDel="00000000" w:rsidP="00000000" w:rsidRDefault="00000000" w:rsidRPr="00000000" w14:paraId="0000005C">
      <w:pPr>
        <w:widowControl w:val="0"/>
        <w:numPr>
          <w:ilvl w:val="0"/>
          <w:numId w:val="3"/>
        </w:numPr>
        <w:spacing w:after="240" w:before="0" w:beforeAutospacing="0" w:lineRule="auto"/>
        <w:ind w:left="720" w:hanging="360"/>
        <w:rPr/>
      </w:pPr>
      <w:r w:rsidDel="00000000" w:rsidR="00000000" w:rsidRPr="00000000">
        <w:rPr>
          <w:rtl w:val="0"/>
        </w:rPr>
        <w:t xml:space="preserve">Support all kinds of ML problems</w:t>
      </w:r>
    </w:p>
    <w:p w:rsidR="00000000" w:rsidDel="00000000" w:rsidP="00000000" w:rsidRDefault="00000000" w:rsidRPr="00000000" w14:paraId="0000005D">
      <w:pPr>
        <w:widowControl w:val="0"/>
        <w:spacing w:after="240" w:before="240" w:lineRule="auto"/>
        <w:ind w:left="0" w:firstLine="0"/>
        <w:rPr/>
      </w:pPr>
      <w:r w:rsidDel="00000000" w:rsidR="00000000" w:rsidRPr="00000000">
        <w:rPr>
          <w:rtl w:val="0"/>
        </w:rPr>
        <w:t xml:space="preserve">2.Speed</w:t>
      </w:r>
    </w:p>
    <w:p w:rsidR="00000000" w:rsidDel="00000000" w:rsidP="00000000" w:rsidRDefault="00000000" w:rsidRPr="00000000" w14:paraId="0000005E">
      <w:pPr>
        <w:widowControl w:val="0"/>
        <w:numPr>
          <w:ilvl w:val="0"/>
          <w:numId w:val="5"/>
        </w:numPr>
        <w:spacing w:after="0" w:afterAutospacing="0" w:before="240" w:lineRule="auto"/>
        <w:ind w:left="720" w:hanging="360"/>
        <w:rPr/>
      </w:pPr>
      <w:r w:rsidDel="00000000" w:rsidR="00000000" w:rsidRPr="00000000">
        <w:rPr>
          <w:rtl w:val="0"/>
        </w:rPr>
        <w:t xml:space="preserve">Parallel Processing: Models are built sequentially, but each individual model is trained parallelly. </w:t>
      </w:r>
    </w:p>
    <w:p w:rsidR="00000000" w:rsidDel="00000000" w:rsidP="00000000" w:rsidRDefault="00000000" w:rsidRPr="00000000" w14:paraId="0000005F">
      <w:pPr>
        <w:widowControl w:val="0"/>
        <w:numPr>
          <w:ilvl w:val="0"/>
          <w:numId w:val="5"/>
        </w:numPr>
        <w:spacing w:after="0" w:afterAutospacing="0" w:before="0" w:beforeAutospacing="0" w:lineRule="auto"/>
        <w:ind w:left="720" w:hanging="360"/>
        <w:rPr/>
      </w:pPr>
      <w:r w:rsidDel="00000000" w:rsidR="00000000" w:rsidRPr="00000000">
        <w:rPr>
          <w:rtl w:val="0"/>
        </w:rPr>
        <w:t xml:space="preserve">Optimized Data Structures: In XGBoost, information is stored column-wise, as columns are then done for parallel processing easily.</w:t>
      </w:r>
    </w:p>
    <w:p w:rsidR="00000000" w:rsidDel="00000000" w:rsidP="00000000" w:rsidRDefault="00000000" w:rsidRPr="00000000" w14:paraId="00000060">
      <w:pPr>
        <w:widowControl w:val="0"/>
        <w:numPr>
          <w:ilvl w:val="0"/>
          <w:numId w:val="5"/>
        </w:numPr>
        <w:spacing w:after="0" w:afterAutospacing="0" w:before="0" w:beforeAutospacing="0" w:lineRule="auto"/>
        <w:ind w:left="720" w:hanging="360"/>
        <w:rPr/>
      </w:pPr>
      <w:r w:rsidDel="00000000" w:rsidR="00000000" w:rsidRPr="00000000">
        <w:rPr>
          <w:rtl w:val="0"/>
        </w:rPr>
        <w:t xml:space="preserve">Out-of-Core Computing: If a dataset is big, it is divided into chunks and then trained. </w:t>
      </w:r>
    </w:p>
    <w:p w:rsidR="00000000" w:rsidDel="00000000" w:rsidP="00000000" w:rsidRDefault="00000000" w:rsidRPr="00000000" w14:paraId="00000061">
      <w:pPr>
        <w:widowControl w:val="0"/>
        <w:numPr>
          <w:ilvl w:val="0"/>
          <w:numId w:val="5"/>
        </w:numPr>
        <w:spacing w:after="0" w:afterAutospacing="0" w:before="0" w:beforeAutospacing="0" w:lineRule="auto"/>
        <w:ind w:left="720" w:hanging="360"/>
        <w:rPr/>
      </w:pPr>
      <w:r w:rsidDel="00000000" w:rsidR="00000000" w:rsidRPr="00000000">
        <w:rPr>
          <w:rtl w:val="0"/>
        </w:rPr>
        <w:t xml:space="preserve">Distributed Computing: In XGBoost, we have a feature that we can use different systems working on the same dataset, if the dataset is big.</w:t>
      </w:r>
    </w:p>
    <w:p w:rsidR="00000000" w:rsidDel="00000000" w:rsidP="00000000" w:rsidRDefault="00000000" w:rsidRPr="00000000" w14:paraId="00000062">
      <w:pPr>
        <w:widowControl w:val="0"/>
        <w:numPr>
          <w:ilvl w:val="0"/>
          <w:numId w:val="5"/>
        </w:numPr>
        <w:spacing w:after="240" w:before="0" w:beforeAutospacing="0" w:lineRule="auto"/>
        <w:ind w:left="720" w:hanging="360"/>
        <w:rPr/>
      </w:pPr>
      <w:r w:rsidDel="00000000" w:rsidR="00000000" w:rsidRPr="00000000">
        <w:rPr>
          <w:rtl w:val="0"/>
        </w:rPr>
        <w:t xml:space="preserve">GPU support</w:t>
      </w:r>
    </w:p>
    <w:p w:rsidR="00000000" w:rsidDel="00000000" w:rsidP="00000000" w:rsidRDefault="00000000" w:rsidRPr="00000000" w14:paraId="00000063">
      <w:pPr>
        <w:widowControl w:val="0"/>
        <w:spacing w:after="240" w:before="240" w:lineRule="auto"/>
        <w:ind w:left="0" w:firstLine="0"/>
        <w:rPr/>
      </w:pPr>
      <w:r w:rsidDel="00000000" w:rsidR="00000000" w:rsidRPr="00000000">
        <w:rPr>
          <w:rtl w:val="0"/>
        </w:rPr>
        <w:t xml:space="preserve">3. Performance</w:t>
      </w:r>
    </w:p>
    <w:p w:rsidR="00000000" w:rsidDel="00000000" w:rsidP="00000000" w:rsidRDefault="00000000" w:rsidRPr="00000000" w14:paraId="00000064">
      <w:pPr>
        <w:widowControl w:val="0"/>
        <w:numPr>
          <w:ilvl w:val="0"/>
          <w:numId w:val="7"/>
        </w:numPr>
        <w:spacing w:after="0" w:afterAutospacing="0" w:before="240" w:lineRule="auto"/>
        <w:ind w:left="720" w:hanging="360"/>
        <w:rPr/>
      </w:pPr>
      <w:r w:rsidDel="00000000" w:rsidR="00000000" w:rsidRPr="00000000">
        <w:rPr>
          <w:rtl w:val="0"/>
        </w:rPr>
        <w:t xml:space="preserve">Regularized learning objectives: It is used when training of ML model is good but testing is not. In XGBoost there is a by default regularization</w:t>
      </w:r>
    </w:p>
    <w:p w:rsidR="00000000" w:rsidDel="00000000" w:rsidP="00000000" w:rsidRDefault="00000000" w:rsidRPr="00000000" w14:paraId="00000065">
      <w:pPr>
        <w:widowControl w:val="0"/>
        <w:numPr>
          <w:ilvl w:val="0"/>
          <w:numId w:val="7"/>
        </w:numPr>
        <w:spacing w:after="0" w:afterAutospacing="0" w:before="0" w:beforeAutospacing="0" w:lineRule="auto"/>
        <w:ind w:left="720" w:hanging="360"/>
        <w:rPr/>
      </w:pPr>
      <w:r w:rsidDel="00000000" w:rsidR="00000000" w:rsidRPr="00000000">
        <w:rPr>
          <w:rtl w:val="0"/>
        </w:rPr>
        <w:t xml:space="preserve">Handling missing values: XGBoost can by default handle missing values on its own.</w:t>
      </w:r>
    </w:p>
    <w:p w:rsidR="00000000" w:rsidDel="00000000" w:rsidP="00000000" w:rsidRDefault="00000000" w:rsidRPr="00000000" w14:paraId="00000066">
      <w:pPr>
        <w:widowControl w:val="0"/>
        <w:numPr>
          <w:ilvl w:val="0"/>
          <w:numId w:val="7"/>
        </w:numPr>
        <w:spacing w:after="0" w:afterAutospacing="0" w:before="0" w:beforeAutospacing="0" w:lineRule="auto"/>
        <w:ind w:left="720" w:hanging="360"/>
        <w:rPr/>
      </w:pPr>
      <w:r w:rsidDel="00000000" w:rsidR="00000000" w:rsidRPr="00000000">
        <w:rPr>
          <w:rtl w:val="0"/>
        </w:rPr>
        <w:t xml:space="preserve">Sparsity aware split finding. Automatically learns the way, the best way to handle sparse data. </w:t>
      </w:r>
    </w:p>
    <w:p w:rsidR="00000000" w:rsidDel="00000000" w:rsidP="00000000" w:rsidRDefault="00000000" w:rsidRPr="00000000" w14:paraId="00000067">
      <w:pPr>
        <w:widowControl w:val="0"/>
        <w:numPr>
          <w:ilvl w:val="0"/>
          <w:numId w:val="7"/>
        </w:numPr>
        <w:spacing w:after="0" w:afterAutospacing="0" w:before="0" w:beforeAutospacing="0" w:lineRule="auto"/>
        <w:ind w:left="720" w:hanging="360"/>
        <w:rPr/>
      </w:pPr>
      <w:r w:rsidDel="00000000" w:rsidR="00000000" w:rsidRPr="00000000">
        <w:rPr>
          <w:rtl w:val="0"/>
        </w:rPr>
        <w:t xml:space="preserve">Efficient split finding(Quantile sketch plus weight approximate tree learning): it acquire speed from approximate tree learning and to improve the performance it uses weighted quantile sketch </w:t>
      </w:r>
    </w:p>
    <w:p w:rsidR="00000000" w:rsidDel="00000000" w:rsidP="00000000" w:rsidRDefault="00000000" w:rsidRPr="00000000" w14:paraId="00000068">
      <w:pPr>
        <w:widowControl w:val="0"/>
        <w:numPr>
          <w:ilvl w:val="0"/>
          <w:numId w:val="7"/>
        </w:numPr>
        <w:spacing w:after="240" w:before="0" w:beforeAutospacing="0" w:lineRule="auto"/>
        <w:ind w:left="720" w:hanging="360"/>
        <w:rPr/>
      </w:pPr>
      <w:r w:rsidDel="00000000" w:rsidR="00000000" w:rsidRPr="00000000">
        <w:rPr>
          <w:rtl w:val="0"/>
        </w:rPr>
        <w:t xml:space="preserve">Tree pruning:e.g. Alpha beta pruning</w:t>
      </w:r>
    </w:p>
    <w:p w:rsidR="00000000" w:rsidDel="00000000" w:rsidP="00000000" w:rsidRDefault="00000000" w:rsidRPr="00000000" w14:paraId="00000069">
      <w:pPr>
        <w:widowControl w:val="0"/>
        <w:spacing w:after="240" w:before="240" w:lineRule="auto"/>
        <w:ind w:left="0" w:firstLine="0"/>
        <w:rPr>
          <w:b w:val="1"/>
          <w:bCs w:val="1"/>
          <w:sz w:val="40"/>
          <w:szCs w:val="40"/>
        </w:rPr>
      </w:pPr>
      <w:r w:rsidDel="00000000" w:rsidR="00000000" w:rsidRPr="00000000">
        <w:rPr>
          <w:b w:val="1"/>
          <w:bCs w:val="1"/>
          <w:sz w:val="40"/>
          <w:szCs w:val="40"/>
          <w:rtl w:val="0"/>
        </w:rPr>
        <w:t xml:space="preserve">The titanic dataset</w:t>
      </w:r>
    </w:p>
    <w:p w:rsidR="00000000" w:rsidDel="00000000" w:rsidP="00000000" w:rsidRDefault="00000000" w:rsidRPr="00000000" w14:paraId="0000006A">
      <w:pPr>
        <w:widowControl w:val="0"/>
        <w:spacing w:after="240" w:before="240" w:lineRule="auto"/>
        <w:rPr/>
      </w:pPr>
      <w:r w:rsidDel="00000000" w:rsidR="00000000" w:rsidRPr="00000000">
        <w:rPr>
          <w:rtl w:val="0"/>
        </w:rPr>
        <w:t xml:space="preserve">The sinking of the Titanic is one of the most infamous shipwrecks in history.</w:t>
      </w:r>
    </w:p>
    <w:p w:rsidR="00000000" w:rsidDel="00000000" w:rsidP="00000000" w:rsidRDefault="00000000" w:rsidRPr="00000000" w14:paraId="0000006B">
      <w:pPr>
        <w:widowControl w:val="0"/>
        <w:spacing w:after="240" w:before="240" w:lineRule="auto"/>
        <w:rPr/>
      </w:pPr>
      <w:r w:rsidDel="00000000" w:rsidR="00000000" w:rsidRPr="00000000">
        <w:rPr>
          <w:rtl w:val="0"/>
        </w:rPr>
        <w:t xml:space="preserve">On April 15, 1912, during her maiden voyage, the widely considered “unsinkable” RMS Titanic sank after colliding with an iceberg. Unfortunately, there weren’t enough lifeboats for everyone on board, resulting in the death of 1502 out of 2224 passengers and crew.While there was some element of luck involved in surviving, it seems some groups of people were more likely to survive than others.</w:t>
      </w:r>
    </w:p>
    <w:p w:rsidR="00000000" w:rsidDel="00000000" w:rsidP="00000000" w:rsidRDefault="00000000" w:rsidRPr="00000000" w14:paraId="0000006C">
      <w:pPr>
        <w:widowControl w:val="0"/>
        <w:spacing w:after="240" w:before="240" w:lineRule="auto"/>
        <w:rPr/>
      </w:pPr>
      <w:r w:rsidDel="00000000" w:rsidR="00000000" w:rsidRPr="00000000">
        <w:rPr>
          <w:rtl w:val="0"/>
        </w:rPr>
        <w:t xml:space="preserve">We are going to build a predictive model that answers the question: “what sorts of people were more likely to survive?” using passenger data i.e. name, age, gender, socio-economic class, etc.</w:t>
      </w:r>
    </w:p>
    <w:p w:rsidR="00000000" w:rsidDel="00000000" w:rsidP="00000000" w:rsidRDefault="00000000" w:rsidRPr="00000000" w14:paraId="0000006D">
      <w:pPr>
        <w:widowControl w:val="0"/>
        <w:spacing w:after="240" w:before="240" w:lineRule="auto"/>
        <w:rPr/>
      </w:pPr>
      <w:r w:rsidDel="00000000" w:rsidR="00000000" w:rsidRPr="00000000">
        <w:rPr>
          <w:rtl w:val="0"/>
        </w:rPr>
        <w:t xml:space="preserve">So the machine learning models that have been  used are:-</w:t>
      </w:r>
    </w:p>
    <w:p w:rsidR="00000000" w:rsidDel="00000000" w:rsidP="00000000" w:rsidRDefault="00000000" w:rsidRPr="00000000" w14:paraId="0000006E">
      <w:pPr>
        <w:widowControl w:val="0"/>
        <w:numPr>
          <w:ilvl w:val="0"/>
          <w:numId w:val="2"/>
        </w:numPr>
        <w:spacing w:after="0" w:afterAutospacing="0" w:before="240" w:lineRule="auto"/>
        <w:ind w:left="720" w:hanging="360"/>
        <w:rPr/>
      </w:pPr>
      <w:r w:rsidDel="00000000" w:rsidR="00000000" w:rsidRPr="00000000">
        <w:rPr>
          <w:rtl w:val="0"/>
        </w:rPr>
        <w:t xml:space="preserve">SVM</w:t>
      </w:r>
    </w:p>
    <w:p w:rsidR="00000000" w:rsidDel="00000000" w:rsidP="00000000" w:rsidRDefault="00000000" w:rsidRPr="00000000" w14:paraId="0000006F">
      <w:pPr>
        <w:widowControl w:val="0"/>
        <w:numPr>
          <w:ilvl w:val="0"/>
          <w:numId w:val="2"/>
        </w:numPr>
        <w:spacing w:after="0" w:afterAutospacing="0" w:before="0" w:beforeAutospacing="0" w:lineRule="auto"/>
        <w:ind w:left="720" w:hanging="360"/>
        <w:rPr/>
      </w:pPr>
      <w:r w:rsidDel="00000000" w:rsidR="00000000" w:rsidRPr="00000000">
        <w:rPr>
          <w:rtl w:val="0"/>
        </w:rPr>
        <w:t xml:space="preserve">Random forest</w:t>
      </w:r>
    </w:p>
    <w:p w:rsidR="00000000" w:rsidDel="00000000" w:rsidP="00000000" w:rsidRDefault="00000000" w:rsidRPr="00000000" w14:paraId="00000070">
      <w:pPr>
        <w:widowControl w:val="0"/>
        <w:numPr>
          <w:ilvl w:val="0"/>
          <w:numId w:val="2"/>
        </w:numPr>
        <w:spacing w:after="0" w:afterAutospacing="0" w:before="0" w:beforeAutospacing="0" w:lineRule="auto"/>
        <w:ind w:left="720" w:hanging="360"/>
        <w:rPr/>
      </w:pPr>
      <w:r w:rsidDel="00000000" w:rsidR="00000000" w:rsidRPr="00000000">
        <w:rPr>
          <w:rtl w:val="0"/>
        </w:rPr>
        <w:t xml:space="preserve">Logistic regression</w:t>
      </w:r>
    </w:p>
    <w:p w:rsidR="00000000" w:rsidDel="00000000" w:rsidP="00000000" w:rsidRDefault="00000000" w:rsidRPr="00000000" w14:paraId="00000071">
      <w:pPr>
        <w:widowControl w:val="0"/>
        <w:numPr>
          <w:ilvl w:val="0"/>
          <w:numId w:val="2"/>
        </w:numPr>
        <w:spacing w:after="0" w:afterAutospacing="0" w:before="0" w:beforeAutospacing="0" w:lineRule="auto"/>
        <w:ind w:left="720" w:hanging="360"/>
        <w:rPr/>
      </w:pPr>
      <w:r w:rsidDel="00000000" w:rsidR="00000000" w:rsidRPr="00000000">
        <w:rPr>
          <w:rtl w:val="0"/>
        </w:rPr>
        <w:t xml:space="preserve">Classification</w:t>
      </w:r>
    </w:p>
    <w:p w:rsidR="00000000" w:rsidDel="00000000" w:rsidP="00000000" w:rsidRDefault="00000000" w:rsidRPr="00000000" w14:paraId="00000072">
      <w:pPr>
        <w:widowControl w:val="0"/>
        <w:numPr>
          <w:ilvl w:val="0"/>
          <w:numId w:val="2"/>
        </w:numPr>
        <w:spacing w:after="240" w:before="0" w:beforeAutospacing="0" w:lineRule="auto"/>
        <w:ind w:left="720" w:hanging="360"/>
        <w:rPr/>
      </w:pPr>
      <w:r w:rsidDel="00000000" w:rsidR="00000000" w:rsidRPr="00000000">
        <w:rPr>
          <w:rtl w:val="0"/>
        </w:rPr>
        <w:t xml:space="preserve">XGBoost(library)</w:t>
      </w:r>
    </w:p>
    <w:p w:rsidR="00000000" w:rsidDel="00000000" w:rsidP="00000000" w:rsidRDefault="00000000" w:rsidRPr="00000000" w14:paraId="00000073">
      <w:pPr>
        <w:widowControl w:val="0"/>
        <w:spacing w:after="240" w:before="240" w:lineRule="auto"/>
        <w:rPr>
          <w:color w:val="3c4043"/>
          <w:sz w:val="21"/>
          <w:szCs w:val="21"/>
        </w:rPr>
      </w:pPr>
      <w:r w:rsidDel="00000000" w:rsidR="00000000" w:rsidRPr="00000000">
        <w:rPr>
          <w:rtl w:val="0"/>
        </w:rPr>
      </w:r>
    </w:p>
    <w:p w:rsidR="00000000" w:rsidDel="00000000" w:rsidP="00000000" w:rsidRDefault="00000000" w:rsidRPr="00000000" w14:paraId="00000074">
      <w:pPr>
        <w:widowControl w:val="0"/>
        <w:spacing w:after="240" w:before="240" w:lineRule="auto"/>
        <w:rPr/>
      </w:pPr>
      <w:r w:rsidDel="00000000" w:rsidR="00000000" w:rsidRPr="00000000">
        <w:rPr>
          <w:color w:val="3c4043"/>
          <w:sz w:val="21"/>
          <w:szCs w:val="21"/>
          <w:rtl w:val="0"/>
        </w:rPr>
        <w:t xml:space="preserve">                                                                 </w:t>
      </w:r>
      <w:r w:rsidDel="00000000" w:rsidR="00000000" w:rsidRPr="00000000">
        <w:rPr>
          <w:color w:val="3c4043"/>
          <w:rtl w:val="0"/>
        </w:rPr>
        <w:t xml:space="preserve">   </w:t>
      </w:r>
      <w:r w:rsidDel="00000000" w:rsidR="00000000" w:rsidRPr="00000000">
        <w:rPr>
          <w:rtl w:val="0"/>
        </w:rPr>
        <w:t xml:space="preserve"> Table 1</w:t>
      </w:r>
    </w:p>
    <w:tbl>
      <w:tblPr>
        <w:tblStyle w:val="Table1"/>
        <w:tblpPr w:leftFromText="180" w:rightFromText="180" w:topFromText="180" w:bottomFromText="180" w:vertAnchor="page" w:horzAnchor="page" w:tblpX="1440" w:tblpY="11509.8779296875"/>
        <w:tblW w:w="9025.511811023624"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1098.7996835323816"/>
        <w:gridCol w:w="2394.3276946840974"/>
        <w:gridCol w:w="5532.384432807144"/>
        <w:tblGridChange w:id="0">
          <w:tblGrid>
            <w:gridCol w:w="1098.7996835323816"/>
            <w:gridCol w:w="2394.3276946840974"/>
            <w:gridCol w:w="5532.384432807144"/>
          </w:tblGrid>
        </w:tblGridChange>
      </w:tblGrid>
      <w:tr>
        <w:trPr>
          <w:cantSplit w:val="0"/>
          <w:trHeight w:val="785" w:hRule="atLeast"/>
          <w:tblHeader w:val="0"/>
        </w:trPr>
        <w:tc>
          <w:tcPr>
            <w:tcBorders>
              <w:top w:color="b7b7b7" w:space="0" w:sz="4" w:val="single"/>
              <w:left w:color="b7b7b7" w:space="0" w:sz="4" w:val="single"/>
              <w:bottom w:color="b7b7b7" w:space="0" w:sz="4" w:val="single"/>
              <w:right w:color="b7b7b7" w:space="0" w:sz="4" w:val="single"/>
            </w:tcBorders>
            <w:shd w:fill="ffffff" w:val="clear"/>
          </w:tcPr>
          <w:p w:rsidR="00000000" w:rsidDel="00000000" w:rsidP="00000000" w:rsidRDefault="00000000" w:rsidRPr="00000000" w14:paraId="00000075">
            <w:pPr>
              <w:widowControl w:val="0"/>
              <w:spacing w:after="240" w:before="240" w:lineRule="auto"/>
              <w:jc w:val="center"/>
              <w:rPr>
                <w:sz w:val="22"/>
                <w:szCs w:val="22"/>
              </w:rPr>
            </w:pPr>
            <w:r w:rsidDel="00000000" w:rsidR="00000000" w:rsidRPr="00000000">
              <w:rPr>
                <w:b w:val="1"/>
                <w:bCs w:val="1"/>
                <w:sz w:val="22"/>
                <w:szCs w:val="22"/>
                <w:rtl w:val="0"/>
              </w:rPr>
              <w:t xml:space="preserve">Measure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76">
            <w:pPr>
              <w:widowControl w:val="0"/>
              <w:spacing w:after="240" w:before="240" w:lineRule="auto"/>
              <w:jc w:val="center"/>
              <w:rPr>
                <w:sz w:val="22"/>
                <w:szCs w:val="22"/>
              </w:rPr>
            </w:pPr>
            <w:r w:rsidDel="00000000" w:rsidR="00000000" w:rsidRPr="00000000">
              <w:rPr>
                <w:b w:val="1"/>
                <w:bCs w:val="1"/>
                <w:sz w:val="22"/>
                <w:szCs w:val="22"/>
                <w:rtl w:val="0"/>
              </w:rPr>
              <w:t xml:space="preserve">Mathematical Expression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77">
            <w:pPr>
              <w:widowControl w:val="0"/>
              <w:spacing w:after="240" w:before="240" w:lineRule="auto"/>
              <w:jc w:val="center"/>
              <w:rPr>
                <w:sz w:val="22"/>
                <w:szCs w:val="22"/>
              </w:rPr>
            </w:pPr>
            <w:r w:rsidDel="00000000" w:rsidR="00000000" w:rsidRPr="00000000">
              <w:rPr>
                <w:b w:val="1"/>
                <w:bCs w:val="1"/>
                <w:sz w:val="22"/>
                <w:szCs w:val="22"/>
                <w:rtl w:val="0"/>
              </w:rPr>
              <w:t xml:space="preserve">Description</w:t>
            </w:r>
            <w:r w:rsidDel="00000000" w:rsidR="00000000" w:rsidRPr="00000000">
              <w:rPr>
                <w:rtl w:val="0"/>
              </w:rPr>
            </w:r>
          </w:p>
        </w:tc>
      </w:tr>
      <w:tr>
        <w:trPr>
          <w:cantSplit w:val="0"/>
          <w:trHeight w:val="1340"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78">
            <w:pPr>
              <w:widowControl w:val="0"/>
              <w:spacing w:after="240" w:before="240" w:lineRule="auto"/>
              <w:rPr>
                <w:sz w:val="22"/>
                <w:szCs w:val="22"/>
              </w:rPr>
            </w:pPr>
            <w:r w:rsidDel="00000000" w:rsidR="00000000" w:rsidRPr="00000000">
              <w:rPr>
                <w:sz w:val="22"/>
                <w:szCs w:val="22"/>
                <w:rtl w:val="0"/>
              </w:rPr>
              <w:t xml:space="preserve">Accuracy</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79">
            <w:pPr>
              <w:widowControl w:val="0"/>
              <w:spacing w:after="240" w:before="240" w:lineRule="auto"/>
              <w:rPr>
                <w:sz w:val="22"/>
                <w:szCs w:val="22"/>
              </w:rPr>
            </w:pPr>
            <w:r w:rsidDel="00000000" w:rsidR="00000000" w:rsidRPr="00000000">
              <w:rPr>
                <w:sz w:val="22"/>
                <w:szCs w:val="22"/>
                <w:rtl w:val="0"/>
              </w:rPr>
              <w:t xml:space="preserve">(TP + TN) / (TP + TN + FP + FN)</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7A">
            <w:pPr>
              <w:widowControl w:val="0"/>
              <w:spacing w:after="240" w:before="240" w:lineRule="auto"/>
              <w:rPr>
                <w:sz w:val="22"/>
                <w:szCs w:val="22"/>
              </w:rPr>
            </w:pPr>
            <w:r w:rsidDel="00000000" w:rsidR="00000000" w:rsidRPr="00000000">
              <w:rPr>
                <w:sz w:val="22"/>
                <w:szCs w:val="22"/>
                <w:rtl w:val="0"/>
              </w:rPr>
              <w:t xml:space="preserve">Accuracy measures the overall correctness of the classifier by computing the ratio of correctly classified passengers to the total number of passengers in the Titanic dataset.</w:t>
            </w:r>
          </w:p>
        </w:tc>
      </w:tr>
      <w:tr>
        <w:trPr>
          <w:cantSplit w:val="0"/>
          <w:trHeight w:val="566.9291338582677"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7B">
            <w:pPr>
              <w:widowControl w:val="0"/>
              <w:spacing w:after="240" w:before="240" w:lineRule="auto"/>
              <w:rPr>
                <w:sz w:val="22"/>
                <w:szCs w:val="22"/>
              </w:rPr>
            </w:pPr>
            <w:r w:rsidDel="00000000" w:rsidR="00000000" w:rsidRPr="00000000">
              <w:rPr>
                <w:sz w:val="22"/>
                <w:szCs w:val="22"/>
                <w:rtl w:val="0"/>
              </w:rPr>
              <w:t xml:space="preserve">Precision</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7C">
            <w:pPr>
              <w:widowControl w:val="0"/>
              <w:spacing w:after="240" w:before="240" w:lineRule="auto"/>
              <w:rPr>
                <w:sz w:val="22"/>
                <w:szCs w:val="22"/>
              </w:rPr>
            </w:pPr>
            <w:r w:rsidDel="00000000" w:rsidR="00000000" w:rsidRPr="00000000">
              <w:rPr>
                <w:sz w:val="22"/>
                <w:szCs w:val="22"/>
                <w:rtl w:val="0"/>
              </w:rPr>
              <w:t xml:space="preserve">TP / (TP + FP)</w:t>
            </w:r>
          </w:p>
        </w:tc>
        <w:tc>
          <w:tcPr>
            <w:tcBorders>
              <w:top w:color="b7b7b7" w:space="0" w:sz="4" w:val="single"/>
              <w:left w:color="b7b7b7" w:space="0" w:sz="4" w:val="single"/>
              <w:bottom w:color="b7b7b7" w:space="0" w:sz="4" w:val="single"/>
              <w:right w:color="b7b7b7"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D">
            <w:pPr>
              <w:widowControl w:val="0"/>
              <w:spacing w:after="240" w:before="240" w:lineRule="auto"/>
              <w:rPr>
                <w:sz w:val="22"/>
                <w:szCs w:val="22"/>
              </w:rPr>
            </w:pPr>
            <w:r w:rsidDel="00000000" w:rsidR="00000000" w:rsidRPr="00000000">
              <w:rPr>
                <w:sz w:val="22"/>
                <w:szCs w:val="22"/>
                <w:rtl w:val="0"/>
              </w:rPr>
              <w:t xml:space="preserve">Precision measures how many passengers predicted as survived actually survived, indicating the reliability of positive predictions.</w:t>
            </w:r>
          </w:p>
        </w:tc>
      </w:tr>
      <w:tr>
        <w:trPr>
          <w:cantSplit w:val="0"/>
          <w:trHeight w:val="1055"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7E">
            <w:pPr>
              <w:widowControl w:val="0"/>
              <w:spacing w:after="240" w:before="240" w:lineRule="auto"/>
              <w:rPr>
                <w:sz w:val="22"/>
                <w:szCs w:val="22"/>
              </w:rPr>
            </w:pPr>
            <w:r w:rsidDel="00000000" w:rsidR="00000000" w:rsidRPr="00000000">
              <w:rPr>
                <w:sz w:val="22"/>
                <w:szCs w:val="22"/>
                <w:rtl w:val="0"/>
              </w:rPr>
              <w:t xml:space="preserve">Recall</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7F">
            <w:pPr>
              <w:widowControl w:val="0"/>
              <w:spacing w:after="240" w:before="240" w:lineRule="auto"/>
              <w:rPr>
                <w:sz w:val="22"/>
                <w:szCs w:val="22"/>
              </w:rPr>
            </w:pPr>
            <w:r w:rsidDel="00000000" w:rsidR="00000000" w:rsidRPr="00000000">
              <w:rPr>
                <w:sz w:val="22"/>
                <w:szCs w:val="22"/>
                <w:rtl w:val="0"/>
              </w:rPr>
              <w:t xml:space="preserve">TP / (TP + FN)</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80">
            <w:pPr>
              <w:widowControl w:val="0"/>
              <w:spacing w:after="240" w:before="240" w:lineRule="auto"/>
              <w:rPr>
                <w:sz w:val="22"/>
                <w:szCs w:val="22"/>
              </w:rPr>
            </w:pPr>
            <w:r w:rsidDel="00000000" w:rsidR="00000000" w:rsidRPr="00000000">
              <w:rPr>
                <w:sz w:val="22"/>
                <w:szCs w:val="22"/>
                <w:rtl w:val="0"/>
              </w:rPr>
              <w:t xml:space="preserve">Also known as sensitivity, recall measures the ability of the classifier to correctly identify passengers who survived.</w:t>
            </w:r>
          </w:p>
        </w:tc>
      </w:tr>
      <w:tr>
        <w:trPr>
          <w:cantSplit w:val="0"/>
          <w:trHeight w:val="1055"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81">
            <w:pPr>
              <w:widowControl w:val="0"/>
              <w:spacing w:after="240" w:before="240" w:lineRule="auto"/>
              <w:rPr>
                <w:sz w:val="22"/>
                <w:szCs w:val="22"/>
              </w:rPr>
            </w:pPr>
            <w:r w:rsidDel="00000000" w:rsidR="00000000" w:rsidRPr="00000000">
              <w:rPr>
                <w:sz w:val="22"/>
                <w:szCs w:val="22"/>
                <w:rtl w:val="0"/>
              </w:rPr>
              <w:t xml:space="preserve">F1-Score</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82">
            <w:pPr>
              <w:widowControl w:val="0"/>
              <w:spacing w:after="240" w:before="240" w:lineRule="auto"/>
              <w:rPr>
                <w:sz w:val="22"/>
                <w:szCs w:val="22"/>
              </w:rPr>
            </w:pPr>
            <w:r w:rsidDel="00000000" w:rsidR="00000000" w:rsidRPr="00000000">
              <w:rPr>
                <w:sz w:val="22"/>
                <w:szCs w:val="22"/>
                <w:rtl w:val="0"/>
              </w:rPr>
              <w:t xml:space="preserve">2 × (Precision × Recall) / (Precision + Recall)</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83">
            <w:pPr>
              <w:widowControl w:val="0"/>
              <w:spacing w:after="240" w:before="240" w:lineRule="auto"/>
              <w:rPr>
                <w:sz w:val="22"/>
                <w:szCs w:val="22"/>
              </w:rPr>
            </w:pPr>
            <w:r w:rsidDel="00000000" w:rsidR="00000000" w:rsidRPr="00000000">
              <w:rPr>
                <w:sz w:val="22"/>
                <w:szCs w:val="22"/>
                <w:rtl w:val="0"/>
              </w:rPr>
              <w:t xml:space="preserve">The F1-score is the harmonic mean of precision and recall, providing a balanced evaluation of the classifier’s performance on the Titanic dataset.</w:t>
            </w:r>
          </w:p>
        </w:tc>
      </w:tr>
    </w:tbl>
    <w:p w:rsidR="00000000" w:rsidDel="00000000" w:rsidP="00000000" w:rsidRDefault="00000000" w:rsidRPr="00000000" w14:paraId="00000084">
      <w:pPr>
        <w:widowControl w:val="0"/>
        <w:spacing w:after="240" w:before="240" w:lineRule="auto"/>
        <w:rPr>
          <w:color w:val="3c4043"/>
          <w:sz w:val="22"/>
          <w:szCs w:val="22"/>
        </w:rPr>
      </w:pPr>
      <w:r w:rsidDel="00000000" w:rsidR="00000000" w:rsidRPr="00000000">
        <w:rPr>
          <w:color w:val="3c4043"/>
          <w:sz w:val="22"/>
          <w:szCs w:val="22"/>
          <w:rtl w:val="0"/>
        </w:rPr>
        <w:t xml:space="preserve">                                                         </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86">
      <w:pPr>
        <w:widowControl w:val="0"/>
        <w:spacing w:after="240" w:before="240" w:lineRule="auto"/>
        <w:rPr/>
      </w:pPr>
      <w:r w:rsidDel="00000000" w:rsidR="00000000" w:rsidRPr="00000000">
        <w:rPr>
          <w:sz w:val="22"/>
          <w:szCs w:val="22"/>
          <w:rtl w:val="0"/>
        </w:rPr>
        <w:t xml:space="preserve">                                                                    </w:t>
      </w:r>
      <w:r w:rsidDel="00000000" w:rsidR="00000000" w:rsidRPr="00000000">
        <w:rPr>
          <w:rtl w:val="0"/>
        </w:rPr>
        <w:t xml:space="preserve">Table 2</w:t>
      </w:r>
    </w:p>
    <w:tbl>
      <w:tblPr>
        <w:tblStyle w:val="Table2"/>
        <w:tblW w:w="900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355"/>
        <w:gridCol w:w="1455"/>
        <w:gridCol w:w="1755"/>
        <w:gridCol w:w="1620"/>
        <w:gridCol w:w="1815"/>
        <w:tblGridChange w:id="0">
          <w:tblGrid>
            <w:gridCol w:w="2355"/>
            <w:gridCol w:w="1455"/>
            <w:gridCol w:w="1755"/>
            <w:gridCol w:w="1620"/>
            <w:gridCol w:w="1815"/>
          </w:tblGrid>
        </w:tblGridChange>
      </w:tblGrid>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after="240" w:before="240" w:lineRule="auto"/>
              <w:jc w:val="center"/>
              <w:rPr>
                <w:sz w:val="22"/>
                <w:szCs w:val="22"/>
              </w:rPr>
            </w:pPr>
            <w:r w:rsidDel="00000000" w:rsidR="00000000" w:rsidRPr="00000000">
              <w:rPr>
                <w:b w:val="1"/>
                <w:bCs w:val="1"/>
                <w:sz w:val="22"/>
                <w:szCs w:val="22"/>
                <w:rtl w:val="0"/>
              </w:rPr>
              <w:t xml:space="preserve">Model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after="240" w:before="240" w:lineRule="auto"/>
              <w:jc w:val="center"/>
              <w:rPr>
                <w:sz w:val="22"/>
                <w:szCs w:val="22"/>
              </w:rPr>
            </w:pPr>
            <w:r w:rsidDel="00000000" w:rsidR="00000000" w:rsidRPr="00000000">
              <w:rPr>
                <w:b w:val="1"/>
                <w:bCs w:val="1"/>
                <w:sz w:val="22"/>
                <w:szCs w:val="22"/>
                <w:rtl w:val="0"/>
              </w:rPr>
              <w:t xml:space="preserve">Accuracy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after="240" w:before="240" w:lineRule="auto"/>
              <w:jc w:val="center"/>
              <w:rPr>
                <w:sz w:val="22"/>
                <w:szCs w:val="22"/>
              </w:rPr>
            </w:pPr>
            <w:r w:rsidDel="00000000" w:rsidR="00000000" w:rsidRPr="00000000">
              <w:rPr>
                <w:b w:val="1"/>
                <w:bCs w:val="1"/>
                <w:sz w:val="22"/>
                <w:szCs w:val="22"/>
                <w:rtl w:val="0"/>
              </w:rPr>
              <w:t xml:space="preserve">Precision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after="240" w:before="240" w:lineRule="auto"/>
              <w:jc w:val="center"/>
              <w:rPr>
                <w:sz w:val="22"/>
                <w:szCs w:val="22"/>
              </w:rPr>
            </w:pPr>
            <w:r w:rsidDel="00000000" w:rsidR="00000000" w:rsidRPr="00000000">
              <w:rPr>
                <w:b w:val="1"/>
                <w:bCs w:val="1"/>
                <w:sz w:val="22"/>
                <w:szCs w:val="22"/>
                <w:rtl w:val="0"/>
              </w:rPr>
              <w:t xml:space="preserve">Recall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after="240" w:before="240" w:lineRule="auto"/>
              <w:jc w:val="center"/>
              <w:rPr>
                <w:sz w:val="22"/>
                <w:szCs w:val="22"/>
              </w:rPr>
            </w:pPr>
            <w:r w:rsidDel="00000000" w:rsidR="00000000" w:rsidRPr="00000000">
              <w:rPr>
                <w:b w:val="1"/>
                <w:bCs w:val="1"/>
                <w:sz w:val="22"/>
                <w:szCs w:val="22"/>
                <w:rtl w:val="0"/>
              </w:rPr>
              <w:t xml:space="preserve">F1-Score</w:t>
            </w:r>
            <w:r w:rsidDel="00000000" w:rsidR="00000000" w:rsidRPr="00000000">
              <w:rPr>
                <w:rtl w:val="0"/>
              </w:rPr>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after="240" w:before="240" w:lineRule="auto"/>
              <w:rPr>
                <w:sz w:val="22"/>
                <w:szCs w:val="22"/>
              </w:rPr>
            </w:pPr>
            <w:r w:rsidDel="00000000" w:rsidR="00000000" w:rsidRPr="00000000">
              <w:rPr>
                <w:sz w:val="22"/>
                <w:szCs w:val="22"/>
                <w:rtl w:val="0"/>
              </w:rPr>
              <w:t xml:space="preserve">Logistic Regression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after="240" w:before="240" w:lineRule="auto"/>
              <w:rPr>
                <w:sz w:val="22"/>
                <w:szCs w:val="22"/>
              </w:rPr>
            </w:pPr>
            <w:r w:rsidDel="00000000" w:rsidR="00000000" w:rsidRPr="00000000">
              <w:rPr>
                <w:sz w:val="22"/>
                <w:szCs w:val="22"/>
                <w:rtl w:val="0"/>
              </w:rPr>
              <w:t xml:space="preserve">0.79888</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after="240" w:before="240" w:lineRule="auto"/>
              <w:rPr>
                <w:sz w:val="22"/>
                <w:szCs w:val="22"/>
              </w:rPr>
            </w:pPr>
            <w:r w:rsidDel="00000000" w:rsidR="00000000" w:rsidRPr="00000000">
              <w:rPr>
                <w:sz w:val="22"/>
                <w:szCs w:val="22"/>
                <w:rtl w:val="0"/>
              </w:rPr>
              <w:t xml:space="preserve">0.77941</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after="240" w:before="240" w:lineRule="auto"/>
              <w:rPr>
                <w:sz w:val="22"/>
                <w:szCs w:val="22"/>
              </w:rPr>
            </w:pPr>
            <w:r w:rsidDel="00000000" w:rsidR="00000000" w:rsidRPr="00000000">
              <w:rPr>
                <w:sz w:val="22"/>
                <w:szCs w:val="22"/>
                <w:rtl w:val="0"/>
              </w:rPr>
              <w:t xml:space="preserve">0.71621</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after="240" w:before="240" w:lineRule="auto"/>
              <w:rPr>
                <w:sz w:val="22"/>
                <w:szCs w:val="22"/>
              </w:rPr>
            </w:pPr>
            <w:r w:rsidDel="00000000" w:rsidR="00000000" w:rsidRPr="00000000">
              <w:rPr>
                <w:sz w:val="22"/>
                <w:szCs w:val="22"/>
                <w:rtl w:val="0"/>
              </w:rPr>
              <w:t xml:space="preserve">0.74647</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after="240" w:before="240" w:lineRule="auto"/>
              <w:rPr>
                <w:sz w:val="22"/>
                <w:szCs w:val="22"/>
              </w:rPr>
            </w:pPr>
            <w:r w:rsidDel="00000000" w:rsidR="00000000" w:rsidRPr="00000000">
              <w:rPr>
                <w:sz w:val="22"/>
                <w:szCs w:val="22"/>
                <w:rtl w:val="0"/>
              </w:rPr>
              <w:t xml:space="preserve">Random Forest</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after="240" w:before="240" w:lineRule="auto"/>
              <w:rPr>
                <w:sz w:val="22"/>
                <w:szCs w:val="22"/>
              </w:rPr>
            </w:pPr>
            <w:r w:rsidDel="00000000" w:rsidR="00000000" w:rsidRPr="00000000">
              <w:rPr>
                <w:sz w:val="22"/>
                <w:szCs w:val="22"/>
                <w:rtl w:val="0"/>
              </w:rPr>
              <w:t xml:space="preserve">0.79330</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after="240" w:before="240" w:lineRule="auto"/>
              <w:rPr>
                <w:sz w:val="22"/>
                <w:szCs w:val="22"/>
              </w:rPr>
            </w:pPr>
            <w:r w:rsidDel="00000000" w:rsidR="00000000" w:rsidRPr="00000000">
              <w:rPr>
                <w:sz w:val="22"/>
                <w:szCs w:val="22"/>
                <w:rtl w:val="0"/>
              </w:rPr>
              <w:t xml:space="preserve">0.78571</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after="240" w:before="240" w:lineRule="auto"/>
              <w:rPr>
                <w:sz w:val="22"/>
                <w:szCs w:val="22"/>
              </w:rPr>
            </w:pPr>
            <w:r w:rsidDel="00000000" w:rsidR="00000000" w:rsidRPr="00000000">
              <w:rPr>
                <w:sz w:val="22"/>
                <w:szCs w:val="22"/>
                <w:rtl w:val="0"/>
              </w:rPr>
              <w:t xml:space="preserve">0.63768</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after="240" w:before="240" w:lineRule="auto"/>
              <w:rPr>
                <w:sz w:val="22"/>
                <w:szCs w:val="22"/>
              </w:rPr>
            </w:pPr>
            <w:r w:rsidDel="00000000" w:rsidR="00000000" w:rsidRPr="00000000">
              <w:rPr>
                <w:sz w:val="22"/>
                <w:szCs w:val="22"/>
                <w:rtl w:val="0"/>
              </w:rPr>
              <w:t xml:space="preserve">0.70400</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after="240" w:before="240" w:lineRule="auto"/>
              <w:rPr>
                <w:sz w:val="22"/>
                <w:szCs w:val="22"/>
              </w:rPr>
            </w:pPr>
            <w:r w:rsidDel="00000000" w:rsidR="00000000" w:rsidRPr="00000000">
              <w:rPr>
                <w:sz w:val="22"/>
                <w:szCs w:val="22"/>
                <w:rtl w:val="0"/>
              </w:rPr>
              <w:t xml:space="preserve">Classification*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after="240" w:before="240" w:lineRule="auto"/>
              <w:rPr>
                <w:sz w:val="22"/>
                <w:szCs w:val="22"/>
              </w:rPr>
            </w:pPr>
            <w:r w:rsidDel="00000000" w:rsidR="00000000" w:rsidRPr="00000000">
              <w:rPr>
                <w:sz w:val="22"/>
                <w:szCs w:val="22"/>
                <w:rtl w:val="0"/>
              </w:rPr>
              <w:t xml:space="preserve">0.80447</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after="240" w:before="240" w:lineRule="auto"/>
              <w:rPr>
                <w:sz w:val="22"/>
                <w:szCs w:val="22"/>
              </w:rPr>
            </w:pPr>
            <w:r w:rsidDel="00000000" w:rsidR="00000000" w:rsidRPr="00000000">
              <w:rPr>
                <w:sz w:val="22"/>
                <w:szCs w:val="22"/>
                <w:rtl w:val="0"/>
              </w:rPr>
              <w:t xml:space="preserve">0.76563</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after="240" w:before="240" w:lineRule="auto"/>
              <w:rPr>
                <w:sz w:val="22"/>
                <w:szCs w:val="22"/>
              </w:rPr>
            </w:pPr>
            <w:r w:rsidDel="00000000" w:rsidR="00000000" w:rsidRPr="00000000">
              <w:rPr>
                <w:sz w:val="22"/>
                <w:szCs w:val="22"/>
                <w:rtl w:val="0"/>
              </w:rPr>
              <w:t xml:space="preserve">0.71015</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after="240" w:before="240" w:lineRule="auto"/>
              <w:rPr>
                <w:sz w:val="22"/>
                <w:szCs w:val="22"/>
              </w:rPr>
            </w:pPr>
            <w:r w:rsidDel="00000000" w:rsidR="00000000" w:rsidRPr="00000000">
              <w:rPr>
                <w:sz w:val="22"/>
                <w:szCs w:val="22"/>
                <w:rtl w:val="0"/>
              </w:rPr>
              <w:t xml:space="preserve">0.73684</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after="240" w:before="240" w:lineRule="auto"/>
              <w:rPr>
                <w:sz w:val="22"/>
                <w:szCs w:val="22"/>
              </w:rPr>
            </w:pPr>
            <w:r w:rsidDel="00000000" w:rsidR="00000000" w:rsidRPr="00000000">
              <w:rPr>
                <w:sz w:val="22"/>
                <w:szCs w:val="22"/>
                <w:rtl w:val="0"/>
              </w:rPr>
              <w:t xml:space="preserve">SVM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after="240" w:before="240" w:lineRule="auto"/>
              <w:rPr>
                <w:sz w:val="22"/>
                <w:szCs w:val="22"/>
              </w:rPr>
            </w:pPr>
            <w:r w:rsidDel="00000000" w:rsidR="00000000" w:rsidRPr="00000000">
              <w:rPr>
                <w:sz w:val="22"/>
                <w:szCs w:val="22"/>
                <w:rtl w:val="0"/>
              </w:rPr>
              <w:t xml:space="preserve">0.83240</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after="240" w:before="240" w:lineRule="auto"/>
              <w:rPr>
                <w:sz w:val="22"/>
                <w:szCs w:val="22"/>
              </w:rPr>
            </w:pPr>
            <w:r w:rsidDel="00000000" w:rsidR="00000000" w:rsidRPr="00000000">
              <w:rPr>
                <w:sz w:val="22"/>
                <w:szCs w:val="22"/>
                <w:rtl w:val="0"/>
              </w:rPr>
              <w:t xml:space="preserve">0.83051</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after="240" w:before="240" w:lineRule="auto"/>
              <w:rPr>
                <w:sz w:val="22"/>
                <w:szCs w:val="22"/>
              </w:rPr>
            </w:pPr>
            <w:r w:rsidDel="00000000" w:rsidR="00000000" w:rsidRPr="00000000">
              <w:rPr>
                <w:sz w:val="22"/>
                <w:szCs w:val="22"/>
                <w:rtl w:val="0"/>
              </w:rPr>
              <w:t xml:space="preserve">0.71015</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after="240" w:before="240" w:lineRule="auto"/>
              <w:rPr>
                <w:sz w:val="22"/>
                <w:szCs w:val="22"/>
              </w:rPr>
            </w:pPr>
            <w:r w:rsidDel="00000000" w:rsidR="00000000" w:rsidRPr="00000000">
              <w:rPr>
                <w:sz w:val="22"/>
                <w:szCs w:val="22"/>
                <w:rtl w:val="0"/>
              </w:rPr>
              <w:t xml:space="preserve">0.76563</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after="240" w:before="240" w:lineRule="auto"/>
              <w:rPr>
                <w:sz w:val="22"/>
                <w:szCs w:val="22"/>
              </w:rPr>
            </w:pPr>
            <w:r w:rsidDel="00000000" w:rsidR="00000000" w:rsidRPr="00000000">
              <w:rPr>
                <w:sz w:val="22"/>
                <w:szCs w:val="22"/>
                <w:rtl w:val="0"/>
              </w:rPr>
              <w:t xml:space="preserve">XGBoost</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after="240" w:before="240" w:lineRule="auto"/>
              <w:rPr>
                <w:sz w:val="22"/>
                <w:szCs w:val="22"/>
              </w:rPr>
            </w:pPr>
            <w:r w:rsidDel="00000000" w:rsidR="00000000" w:rsidRPr="00000000">
              <w:rPr>
                <w:sz w:val="22"/>
                <w:szCs w:val="22"/>
                <w:rtl w:val="0"/>
              </w:rPr>
              <w:t xml:space="preserve">0.79330</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after="240" w:before="240" w:lineRule="auto"/>
              <w:rPr>
                <w:sz w:val="22"/>
                <w:szCs w:val="22"/>
              </w:rPr>
            </w:pPr>
            <w:r w:rsidDel="00000000" w:rsidR="00000000" w:rsidRPr="00000000">
              <w:rPr>
                <w:sz w:val="22"/>
                <w:szCs w:val="22"/>
                <w:rtl w:val="0"/>
              </w:rPr>
              <w:t xml:space="preserve">0.77586</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after="240" w:before="240" w:lineRule="auto"/>
              <w:rPr>
                <w:sz w:val="22"/>
                <w:szCs w:val="22"/>
              </w:rPr>
            </w:pPr>
            <w:r w:rsidDel="00000000" w:rsidR="00000000" w:rsidRPr="00000000">
              <w:rPr>
                <w:sz w:val="22"/>
                <w:szCs w:val="22"/>
                <w:rtl w:val="0"/>
              </w:rPr>
              <w:t xml:space="preserve">0.65217</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after="240" w:before="240" w:lineRule="auto"/>
              <w:rPr>
                <w:sz w:val="22"/>
                <w:szCs w:val="22"/>
              </w:rPr>
            </w:pPr>
            <w:r w:rsidDel="00000000" w:rsidR="00000000" w:rsidRPr="00000000">
              <w:rPr>
                <w:sz w:val="22"/>
                <w:szCs w:val="22"/>
                <w:rtl w:val="0"/>
              </w:rPr>
              <w:t xml:space="preserve">0.70866</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From Table 3, it is clear that the Support Vector Machine (SVM) achieves the highest accuracy (83.24%) and F1-score (0.76563), which means it has superior  overall classification performance on the Titanic dataset. Logistic Regression and the baseline classification model also perform competitively, while Random Forest and XGBoost show relatively lower recall values, suggesting reduced sensitivity in identifying surviving passengers.</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sz w:val="22"/>
        <w:szCs w:val="22"/>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_GB"/>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jpg"/><Relationship Id="rId8" Type="http://schemas.openxmlformats.org/officeDocument/2006/relationships/hyperlink" Target="http://w.x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